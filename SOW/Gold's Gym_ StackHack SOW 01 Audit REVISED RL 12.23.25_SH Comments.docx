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F6485" w14:textId="66E3490B" w:rsidR="00DB600F" w:rsidRPr="00FE3B1C" w:rsidRDefault="00195597" w:rsidP="00ED6F11">
      <w:pPr>
        <w:tabs>
          <w:tab w:val="left" w:pos="900"/>
        </w:tabs>
        <w:jc w:val="center"/>
        <w:rPr>
          <w:rFonts w:ascii="Times New Roman" w:hAnsi="Times New Roman" w:cs="Times New Roman"/>
          <w:b/>
          <w:highlight w:val="white"/>
        </w:rPr>
      </w:pPr>
      <w:r w:rsidRPr="00FE3B1C">
        <w:rPr>
          <w:rFonts w:ascii="Times New Roman" w:hAnsi="Times New Roman" w:cs="Times New Roman"/>
          <w:b/>
          <w:highlight w:val="white"/>
        </w:rPr>
        <w:t xml:space="preserve">STATEMENT OF WORK No. 01 </w:t>
      </w:r>
      <w:r w:rsidR="00FA09C3" w:rsidRPr="00FE3B1C">
        <w:rPr>
          <w:rFonts w:ascii="Times New Roman" w:hAnsi="Times New Roman" w:cs="Times New Roman"/>
          <w:b/>
          <w:highlight w:val="white"/>
        </w:rPr>
        <w:t>[</w:t>
      </w:r>
      <w:r w:rsidR="00D72D8B" w:rsidRPr="00FE3B1C">
        <w:rPr>
          <w:rFonts w:ascii="Times New Roman" w:hAnsi="Times New Roman" w:cs="Times New Roman"/>
          <w:b/>
          <w:highlight w:val="white"/>
        </w:rPr>
        <w:t>Gold’s Gym</w:t>
      </w:r>
      <w:r w:rsidRPr="00FE3B1C">
        <w:rPr>
          <w:rFonts w:ascii="Times New Roman" w:hAnsi="Times New Roman" w:cs="Times New Roman"/>
          <w:b/>
          <w:highlight w:val="white"/>
        </w:rPr>
        <w:t>]</w:t>
      </w:r>
    </w:p>
    <w:p w14:paraId="4DC0279E" w14:textId="77777777" w:rsidR="00DB600F" w:rsidRPr="00FE3B1C" w:rsidRDefault="00DB600F">
      <w:pPr>
        <w:tabs>
          <w:tab w:val="left" w:pos="900"/>
        </w:tabs>
        <w:jc w:val="center"/>
        <w:rPr>
          <w:rFonts w:ascii="Times New Roman" w:hAnsi="Times New Roman" w:cs="Times New Roman"/>
          <w:b/>
          <w:highlight w:val="white"/>
        </w:rPr>
      </w:pPr>
    </w:p>
    <w:p w14:paraId="6861798D" w14:textId="0D0C0C74" w:rsidR="00DB600F" w:rsidRPr="00FE3B1C" w:rsidRDefault="00195597" w:rsidP="000254DE">
      <w:pPr>
        <w:ind w:firstLine="720"/>
        <w:jc w:val="both"/>
        <w:rPr>
          <w:rFonts w:ascii="Times New Roman" w:hAnsi="Times New Roman" w:cs="Times New Roman"/>
          <w:highlight w:val="white"/>
        </w:rPr>
      </w:pPr>
      <w:r w:rsidRPr="77B1BA75">
        <w:rPr>
          <w:rFonts w:ascii="Times New Roman" w:hAnsi="Times New Roman" w:cs="Times New Roman"/>
          <w:highlight w:val="white"/>
        </w:rPr>
        <w:t>This Statement of Work No. 01 (“</w:t>
      </w:r>
      <w:r w:rsidRPr="77B1BA75">
        <w:rPr>
          <w:rFonts w:ascii="Times New Roman" w:hAnsi="Times New Roman" w:cs="Times New Roman"/>
          <w:highlight w:val="white"/>
          <w:u w:val="single"/>
        </w:rPr>
        <w:t>SOW No. 01</w:t>
      </w:r>
      <w:r w:rsidRPr="77B1BA75">
        <w:rPr>
          <w:rFonts w:ascii="Times New Roman" w:hAnsi="Times New Roman" w:cs="Times New Roman"/>
          <w:highlight w:val="white"/>
        </w:rPr>
        <w:t>”), effective as of</w:t>
      </w:r>
      <w:r w:rsidR="0003521D" w:rsidRPr="77B1BA75">
        <w:rPr>
          <w:rFonts w:ascii="Times New Roman" w:hAnsi="Times New Roman" w:cs="Times New Roman"/>
          <w:highlight w:val="white"/>
        </w:rPr>
        <w:t xml:space="preserve"> December </w:t>
      </w:r>
      <w:r w:rsidR="0003521D" w:rsidRPr="77B1BA75">
        <w:rPr>
          <w:rFonts w:ascii="Times New Roman" w:hAnsi="Times New Roman" w:cs="Times New Roman"/>
          <w:highlight w:val="yellow"/>
        </w:rPr>
        <w:t>___</w:t>
      </w:r>
      <w:r w:rsidR="00D72D8B" w:rsidRPr="77B1BA75">
        <w:rPr>
          <w:rFonts w:ascii="Times New Roman" w:hAnsi="Times New Roman" w:cs="Times New Roman"/>
          <w:highlight w:val="white"/>
        </w:rPr>
        <w:t>, 2025</w:t>
      </w:r>
      <w:r w:rsidRPr="77B1BA75">
        <w:rPr>
          <w:rFonts w:ascii="Times New Roman" w:hAnsi="Times New Roman" w:cs="Times New Roman"/>
          <w:highlight w:val="white"/>
        </w:rPr>
        <w:t xml:space="preserve"> (the “</w:t>
      </w:r>
      <w:r w:rsidRPr="77B1BA75">
        <w:rPr>
          <w:rFonts w:ascii="Times New Roman" w:hAnsi="Times New Roman" w:cs="Times New Roman"/>
          <w:highlight w:val="white"/>
          <w:u w:val="single"/>
        </w:rPr>
        <w:t>SOW No. 01 Effective Date</w:t>
      </w:r>
      <w:r w:rsidRPr="77B1BA75">
        <w:rPr>
          <w:rFonts w:ascii="Times New Roman" w:hAnsi="Times New Roman" w:cs="Times New Roman"/>
          <w:highlight w:val="white"/>
        </w:rPr>
        <w:t>”), by and between</w:t>
      </w:r>
      <w:r w:rsidR="00D72D8B" w:rsidRPr="77B1BA75">
        <w:rPr>
          <w:rFonts w:ascii="Times New Roman" w:hAnsi="Times New Roman" w:cs="Times New Roman"/>
          <w:highlight w:val="white"/>
        </w:rPr>
        <w:t xml:space="preserve"> StackHack Labs, LLC</w:t>
      </w:r>
      <w:r w:rsidRPr="77B1BA75">
        <w:rPr>
          <w:rFonts w:ascii="Times New Roman" w:hAnsi="Times New Roman" w:cs="Times New Roman"/>
          <w:highlight w:val="white"/>
        </w:rPr>
        <w:t xml:space="preserve"> (the “</w:t>
      </w:r>
      <w:r w:rsidRPr="77B1BA75">
        <w:rPr>
          <w:rFonts w:ascii="Times New Roman" w:hAnsi="Times New Roman" w:cs="Times New Roman"/>
          <w:highlight w:val="white"/>
          <w:u w:val="single"/>
        </w:rPr>
        <w:t>Company</w:t>
      </w:r>
      <w:r w:rsidRPr="77B1BA75">
        <w:rPr>
          <w:rFonts w:ascii="Times New Roman" w:hAnsi="Times New Roman" w:cs="Times New Roman"/>
          <w:highlight w:val="white"/>
        </w:rPr>
        <w:t xml:space="preserve">”) and </w:t>
      </w:r>
      <w:r w:rsidR="00F03841" w:rsidRPr="77B1BA75">
        <w:rPr>
          <w:rFonts w:ascii="Times New Roman" w:hAnsi="Times New Roman" w:cs="Times New Roman"/>
          <w:highlight w:val="white"/>
        </w:rPr>
        <w:t>RSG Group U</w:t>
      </w:r>
      <w:r w:rsidR="000254DE" w:rsidRPr="77B1BA75">
        <w:rPr>
          <w:rFonts w:ascii="Times New Roman" w:hAnsi="Times New Roman" w:cs="Times New Roman"/>
          <w:highlight w:val="white"/>
        </w:rPr>
        <w:t>SA</w:t>
      </w:r>
      <w:r w:rsidR="00F03841" w:rsidRPr="77B1BA75">
        <w:rPr>
          <w:rFonts w:ascii="Times New Roman" w:hAnsi="Times New Roman" w:cs="Times New Roman"/>
          <w:highlight w:val="white"/>
        </w:rPr>
        <w:t xml:space="preserve">, Inc. d/b/a </w:t>
      </w:r>
      <w:r w:rsidR="00D72D8B" w:rsidRPr="77B1BA75">
        <w:rPr>
          <w:rFonts w:ascii="Times New Roman" w:hAnsi="Times New Roman" w:cs="Times New Roman"/>
          <w:highlight w:val="white"/>
        </w:rPr>
        <w:t>Gold’s Gym</w:t>
      </w:r>
      <w:r w:rsidRPr="77B1BA75">
        <w:rPr>
          <w:rFonts w:ascii="Times New Roman" w:hAnsi="Times New Roman" w:cs="Times New Roman"/>
          <w:highlight w:val="white"/>
        </w:rPr>
        <w:t xml:space="preserve"> (the “</w:t>
      </w:r>
      <w:r w:rsidRPr="77B1BA75">
        <w:rPr>
          <w:rFonts w:ascii="Times New Roman" w:hAnsi="Times New Roman" w:cs="Times New Roman"/>
          <w:highlight w:val="white"/>
          <w:u w:val="single"/>
        </w:rPr>
        <w:t>Client</w:t>
      </w:r>
      <w:r w:rsidRPr="77B1BA75">
        <w:rPr>
          <w:rFonts w:ascii="Times New Roman" w:hAnsi="Times New Roman" w:cs="Times New Roman"/>
          <w:highlight w:val="white"/>
        </w:rPr>
        <w:t>”</w:t>
      </w:r>
      <w:r w:rsidR="00846242" w:rsidRPr="77B1BA75">
        <w:rPr>
          <w:rFonts w:ascii="Times New Roman" w:hAnsi="Times New Roman" w:cs="Times New Roman"/>
          <w:highlight w:val="white"/>
        </w:rPr>
        <w:t xml:space="preserve"> or “</w:t>
      </w:r>
      <w:r w:rsidR="00846242" w:rsidRPr="77B1BA75">
        <w:rPr>
          <w:rFonts w:ascii="Times New Roman" w:hAnsi="Times New Roman" w:cs="Times New Roman"/>
          <w:highlight w:val="white"/>
          <w:u w:val="single"/>
        </w:rPr>
        <w:t>Gold’s Gym</w:t>
      </w:r>
      <w:r w:rsidR="00846242" w:rsidRPr="77B1BA75">
        <w:rPr>
          <w:rFonts w:ascii="Times New Roman" w:hAnsi="Times New Roman" w:cs="Times New Roman"/>
          <w:highlight w:val="white"/>
        </w:rPr>
        <w:t>”</w:t>
      </w:r>
      <w:r w:rsidRPr="77B1BA75">
        <w:rPr>
          <w:rFonts w:ascii="Times New Roman" w:hAnsi="Times New Roman" w:cs="Times New Roman"/>
          <w:highlight w:val="white"/>
        </w:rPr>
        <w:t xml:space="preserve">), is executed pursuant to and as part of that certain </w:t>
      </w:r>
      <w:r w:rsidR="000A4818" w:rsidRPr="77B1BA75">
        <w:rPr>
          <w:rFonts w:ascii="Times New Roman" w:hAnsi="Times New Roman" w:cs="Times New Roman"/>
          <w:highlight w:val="white"/>
        </w:rPr>
        <w:t xml:space="preserve">Master </w:t>
      </w:r>
      <w:r w:rsidRPr="77B1BA75">
        <w:rPr>
          <w:rFonts w:ascii="Times New Roman" w:hAnsi="Times New Roman" w:cs="Times New Roman"/>
          <w:highlight w:val="white"/>
        </w:rPr>
        <w:t>Services Agreement, dated as of</w:t>
      </w:r>
      <w:r w:rsidR="006662AC" w:rsidRPr="77B1BA75">
        <w:rPr>
          <w:rFonts w:ascii="Times New Roman" w:hAnsi="Times New Roman" w:cs="Times New Roman"/>
          <w:highlight w:val="white"/>
        </w:rPr>
        <w:t xml:space="preserve"> December</w:t>
      </w:r>
      <w:r w:rsidR="006662AC" w:rsidRPr="77B1BA75">
        <w:rPr>
          <w:rFonts w:ascii="Times New Roman" w:hAnsi="Times New Roman" w:cs="Times New Roman"/>
          <w:highlight w:val="yellow"/>
        </w:rPr>
        <w:t xml:space="preserve">__, </w:t>
      </w:r>
      <w:r w:rsidR="006662AC" w:rsidRPr="77B1BA75">
        <w:rPr>
          <w:rFonts w:ascii="Times New Roman" w:hAnsi="Times New Roman" w:cs="Times New Roman"/>
        </w:rPr>
        <w:t xml:space="preserve">2025, </w:t>
      </w:r>
      <w:r w:rsidRPr="77B1BA75">
        <w:rPr>
          <w:rFonts w:ascii="Times New Roman" w:hAnsi="Times New Roman" w:cs="Times New Roman"/>
          <w:highlight w:val="white"/>
        </w:rPr>
        <w:t>by and between Company and Client (as may be amended, supplemented, or otherwise modified from time to time, the “</w:t>
      </w:r>
      <w:r w:rsidRPr="77B1BA75">
        <w:rPr>
          <w:rFonts w:ascii="Times New Roman" w:hAnsi="Times New Roman" w:cs="Times New Roman"/>
          <w:highlight w:val="white"/>
          <w:u w:val="single"/>
        </w:rPr>
        <w:t>Agreement</w:t>
      </w:r>
      <w:r w:rsidRPr="77B1BA75">
        <w:rPr>
          <w:rFonts w:ascii="Times New Roman" w:hAnsi="Times New Roman" w:cs="Times New Roman"/>
          <w:highlight w:val="white"/>
        </w:rPr>
        <w:t xml:space="preserve"> </w:t>
      </w:r>
      <w:commentRangeStart w:id="0"/>
      <w:commentRangeEnd w:id="0"/>
      <w:r>
        <w:rPr>
          <w:rStyle w:val="CommentReference"/>
        </w:rPr>
        <w:commentReference w:id="0"/>
      </w:r>
      <w:r w:rsidRPr="77B1BA75">
        <w:rPr>
          <w:rFonts w:ascii="Times New Roman" w:hAnsi="Times New Roman" w:cs="Times New Roman"/>
          <w:highlight w:val="white"/>
        </w:rPr>
        <w:t xml:space="preserve">All capitalized terms used but not defined herein shall be the meaning ascribed thereto in the Agreement.  </w:t>
      </w:r>
      <w:r w:rsidR="00F03841" w:rsidRPr="77B1BA75">
        <w:rPr>
          <w:rFonts w:ascii="Times New Roman" w:hAnsi="Times New Roman" w:cs="Times New Roman"/>
          <w:highlight w:val="white"/>
        </w:rPr>
        <w:t>Each of Company and Client may be referred to herein as a “</w:t>
      </w:r>
      <w:r w:rsidR="00F03841" w:rsidRPr="77B1BA75">
        <w:rPr>
          <w:rFonts w:ascii="Times New Roman" w:hAnsi="Times New Roman" w:cs="Times New Roman"/>
          <w:highlight w:val="white"/>
          <w:u w:val="single"/>
        </w:rPr>
        <w:t>Party</w:t>
      </w:r>
      <w:r w:rsidR="00F03841" w:rsidRPr="77B1BA75">
        <w:rPr>
          <w:rFonts w:ascii="Times New Roman" w:hAnsi="Times New Roman" w:cs="Times New Roman"/>
          <w:highlight w:val="white"/>
        </w:rPr>
        <w:t>” and collectively as the “</w:t>
      </w:r>
      <w:r w:rsidR="00F03841" w:rsidRPr="77B1BA75">
        <w:rPr>
          <w:rFonts w:ascii="Times New Roman" w:hAnsi="Times New Roman" w:cs="Times New Roman"/>
          <w:highlight w:val="white"/>
          <w:u w:val="single"/>
        </w:rPr>
        <w:t>Parties</w:t>
      </w:r>
      <w:r w:rsidR="00F03841" w:rsidRPr="77B1BA75">
        <w:rPr>
          <w:rFonts w:ascii="Times New Roman" w:hAnsi="Times New Roman" w:cs="Times New Roman"/>
          <w:highlight w:val="white"/>
        </w:rPr>
        <w:t xml:space="preserve">”. </w:t>
      </w:r>
      <w:r w:rsidRPr="77B1BA75">
        <w:rPr>
          <w:rFonts w:ascii="Times New Roman" w:hAnsi="Times New Roman" w:cs="Times New Roman"/>
          <w:highlight w:val="white"/>
        </w:rPr>
        <w:t xml:space="preserve">Company and Client agree as follows: </w:t>
      </w:r>
    </w:p>
    <w:p w14:paraId="7E80F767" w14:textId="77777777" w:rsidR="00DB600F" w:rsidRPr="00FE3B1C" w:rsidRDefault="00DB600F">
      <w:pPr>
        <w:jc w:val="both"/>
        <w:rPr>
          <w:rFonts w:ascii="Times New Roman" w:hAnsi="Times New Roman" w:cs="Times New Roman"/>
          <w:highlight w:val="white"/>
        </w:rPr>
      </w:pPr>
    </w:p>
    <w:p w14:paraId="5E43DFA5" w14:textId="2500F784" w:rsidR="0082393D" w:rsidRPr="00FE3B1C" w:rsidRDefault="0082393D">
      <w:pPr>
        <w:numPr>
          <w:ilvl w:val="0"/>
          <w:numId w:val="2"/>
        </w:numPr>
        <w:pBdr>
          <w:top w:val="nil"/>
          <w:left w:val="nil"/>
          <w:bottom w:val="nil"/>
          <w:right w:val="nil"/>
          <w:between w:val="nil"/>
        </w:pBdr>
        <w:spacing w:after="120" w:line="240" w:lineRule="auto"/>
        <w:jc w:val="both"/>
        <w:rPr>
          <w:rFonts w:ascii="Times New Roman" w:hAnsi="Times New Roman" w:cs="Times New Roman"/>
          <w:color w:val="000000"/>
          <w:highlight w:val="white"/>
        </w:rPr>
      </w:pPr>
      <w:r w:rsidRPr="00FE3B1C">
        <w:rPr>
          <w:rFonts w:ascii="Times New Roman" w:hAnsi="Times New Roman" w:cs="Times New Roman"/>
          <w:color w:val="000000"/>
          <w:highlight w:val="white"/>
          <w:u w:val="single"/>
        </w:rPr>
        <w:t>Project Overview.</w:t>
      </w:r>
      <w:r w:rsidRPr="00FE3B1C">
        <w:rPr>
          <w:rFonts w:ascii="Times New Roman" w:hAnsi="Times New Roman" w:cs="Times New Roman"/>
          <w:color w:val="000000"/>
          <w:highlight w:val="white"/>
        </w:rPr>
        <w:t xml:space="preserve"> This </w:t>
      </w:r>
      <w:r w:rsidR="00CA4D36" w:rsidRPr="00FE3B1C">
        <w:rPr>
          <w:rFonts w:ascii="Times New Roman" w:hAnsi="Times New Roman" w:cs="Times New Roman"/>
          <w:color w:val="000000"/>
          <w:highlight w:val="white"/>
        </w:rPr>
        <w:t xml:space="preserve">SOW No. 1 </w:t>
      </w:r>
      <w:r w:rsidR="005C1C34" w:rsidRPr="00FE3B1C">
        <w:rPr>
          <w:rFonts w:ascii="Times New Roman" w:hAnsi="Times New Roman" w:cs="Times New Roman"/>
          <w:color w:val="000000"/>
          <w:highlight w:val="white"/>
        </w:rPr>
        <w:t xml:space="preserve">governs the first phase in a multi-phase </w:t>
      </w:r>
      <w:r w:rsidRPr="00FE3B1C">
        <w:rPr>
          <w:rFonts w:ascii="Times New Roman" w:hAnsi="Times New Roman" w:cs="Times New Roman"/>
          <w:color w:val="000000"/>
          <w:highlight w:val="white"/>
        </w:rPr>
        <w:t xml:space="preserve">strategic engagement </w:t>
      </w:r>
      <w:r w:rsidR="00F70974" w:rsidRPr="00FE3B1C">
        <w:rPr>
          <w:rFonts w:ascii="Times New Roman" w:hAnsi="Times New Roman" w:cs="Times New Roman"/>
          <w:color w:val="000000"/>
          <w:highlight w:val="white"/>
        </w:rPr>
        <w:t>(the “</w:t>
      </w:r>
      <w:r w:rsidR="00F70974" w:rsidRPr="00FE3B1C">
        <w:rPr>
          <w:rFonts w:ascii="Times New Roman" w:hAnsi="Times New Roman" w:cs="Times New Roman"/>
          <w:b/>
          <w:bCs/>
          <w:color w:val="000000"/>
          <w:highlight w:val="white"/>
        </w:rPr>
        <w:t>Engagement”</w:t>
      </w:r>
      <w:r w:rsidR="00F70974" w:rsidRPr="00FE3B1C">
        <w:rPr>
          <w:rFonts w:ascii="Times New Roman" w:hAnsi="Times New Roman" w:cs="Times New Roman"/>
          <w:color w:val="000000"/>
          <w:highlight w:val="white"/>
        </w:rPr>
        <w:t xml:space="preserve">) </w:t>
      </w:r>
      <w:r w:rsidRPr="00FE3B1C">
        <w:rPr>
          <w:rFonts w:ascii="Times New Roman" w:hAnsi="Times New Roman" w:cs="Times New Roman"/>
          <w:color w:val="000000"/>
          <w:highlight w:val="white"/>
        </w:rPr>
        <w:t xml:space="preserve"> designed to provide guidance and support Gold’s Gym as an independent voice in developing a </w:t>
      </w:r>
      <w:r w:rsidR="00846242" w:rsidRPr="00FE3B1C">
        <w:rPr>
          <w:rFonts w:ascii="Times New Roman" w:hAnsi="Times New Roman" w:cs="Times New Roman"/>
          <w:color w:val="000000"/>
          <w:highlight w:val="white"/>
        </w:rPr>
        <w:t>b</w:t>
      </w:r>
      <w:r w:rsidRPr="00FE3B1C">
        <w:rPr>
          <w:rFonts w:ascii="Times New Roman" w:hAnsi="Times New Roman" w:cs="Times New Roman"/>
          <w:color w:val="000000"/>
          <w:highlight w:val="white"/>
        </w:rPr>
        <w:t>est-</w:t>
      </w:r>
      <w:r w:rsidR="00846242" w:rsidRPr="00FE3B1C">
        <w:rPr>
          <w:rFonts w:ascii="Times New Roman" w:hAnsi="Times New Roman" w:cs="Times New Roman"/>
          <w:color w:val="000000"/>
          <w:highlight w:val="white"/>
        </w:rPr>
        <w:t>i</w:t>
      </w:r>
      <w:r w:rsidRPr="00FE3B1C">
        <w:rPr>
          <w:rFonts w:ascii="Times New Roman" w:hAnsi="Times New Roman" w:cs="Times New Roman"/>
          <w:color w:val="000000"/>
          <w:highlight w:val="white"/>
        </w:rPr>
        <w:t>n-</w:t>
      </w:r>
      <w:r w:rsidR="00846242" w:rsidRPr="00FE3B1C">
        <w:rPr>
          <w:rFonts w:ascii="Times New Roman" w:hAnsi="Times New Roman" w:cs="Times New Roman"/>
          <w:color w:val="000000"/>
          <w:highlight w:val="white"/>
        </w:rPr>
        <w:t>c</w:t>
      </w:r>
      <w:r w:rsidRPr="00FE3B1C">
        <w:rPr>
          <w:rFonts w:ascii="Times New Roman" w:hAnsi="Times New Roman" w:cs="Times New Roman"/>
          <w:color w:val="000000"/>
          <w:highlight w:val="white"/>
        </w:rPr>
        <w:t xml:space="preserve">lass Technology Stack within the back-end office with a focus on a unified system </w:t>
      </w:r>
      <w:r w:rsidR="00CF543B" w:rsidRPr="00FE3B1C">
        <w:rPr>
          <w:rFonts w:ascii="Times New Roman" w:hAnsi="Times New Roman" w:cs="Times New Roman"/>
          <w:color w:val="000000"/>
          <w:highlight w:val="white"/>
        </w:rPr>
        <w:t xml:space="preserve">for company and franchise operations </w:t>
      </w:r>
      <w:r w:rsidRPr="00FE3B1C">
        <w:rPr>
          <w:rFonts w:ascii="Times New Roman" w:hAnsi="Times New Roman" w:cs="Times New Roman"/>
          <w:color w:val="000000"/>
          <w:highlight w:val="white"/>
        </w:rPr>
        <w:t xml:space="preserve">that empowers business objectives and scale the business operations and systems with the right tools, integrations and back-office support.  </w:t>
      </w:r>
      <w:r w:rsidR="005C1C34" w:rsidRPr="00FE3B1C">
        <w:rPr>
          <w:rFonts w:ascii="Times New Roman" w:hAnsi="Times New Roman" w:cs="Times New Roman"/>
          <w:color w:val="000000"/>
          <w:highlight w:val="white"/>
        </w:rPr>
        <w:t xml:space="preserve"> The</w:t>
      </w:r>
      <w:r w:rsidR="000461B1" w:rsidRPr="00FE3B1C">
        <w:rPr>
          <w:rFonts w:ascii="Times New Roman" w:hAnsi="Times New Roman" w:cs="Times New Roman"/>
          <w:color w:val="000000"/>
          <w:highlight w:val="white"/>
        </w:rPr>
        <w:t xml:space="preserve"> </w:t>
      </w:r>
      <w:r w:rsidR="00CF543B" w:rsidRPr="00FE3B1C">
        <w:rPr>
          <w:rFonts w:ascii="Times New Roman" w:hAnsi="Times New Roman" w:cs="Times New Roman"/>
          <w:color w:val="000000"/>
          <w:highlight w:val="white"/>
        </w:rPr>
        <w:t xml:space="preserve">Company’s </w:t>
      </w:r>
      <w:r w:rsidRPr="00FE3B1C">
        <w:rPr>
          <w:rFonts w:ascii="Times New Roman" w:hAnsi="Times New Roman" w:cs="Times New Roman"/>
          <w:color w:val="000000"/>
          <w:highlight w:val="white"/>
        </w:rPr>
        <w:t>role is to ensure that technology decisions</w:t>
      </w:r>
      <w:r w:rsidR="000461B1" w:rsidRPr="00FE3B1C">
        <w:rPr>
          <w:rFonts w:ascii="Times New Roman" w:hAnsi="Times New Roman" w:cs="Times New Roman"/>
          <w:color w:val="000000"/>
          <w:highlight w:val="white"/>
        </w:rPr>
        <w:t xml:space="preserve"> </w:t>
      </w:r>
      <w:r w:rsidRPr="00FE3B1C">
        <w:rPr>
          <w:rFonts w:ascii="Times New Roman" w:hAnsi="Times New Roman" w:cs="Times New Roman"/>
          <w:color w:val="000000"/>
          <w:highlight w:val="white"/>
        </w:rPr>
        <w:t>align with business objectives and to develop a</w:t>
      </w:r>
      <w:r w:rsidR="000461B1" w:rsidRPr="00FE3B1C">
        <w:rPr>
          <w:rFonts w:ascii="Times New Roman" w:hAnsi="Times New Roman" w:cs="Times New Roman"/>
          <w:color w:val="000000"/>
          <w:highlight w:val="white"/>
        </w:rPr>
        <w:t xml:space="preserve"> </w:t>
      </w:r>
      <w:commentRangeStart w:id="1"/>
      <w:commentRangeStart w:id="2"/>
      <w:commentRangeStart w:id="3"/>
      <w:commentRangeStart w:id="4"/>
      <w:r w:rsidR="000461B1" w:rsidRPr="00FE3B1C">
        <w:rPr>
          <w:rFonts w:ascii="Times New Roman" w:hAnsi="Times New Roman" w:cs="Times New Roman"/>
          <w:color w:val="000000"/>
          <w:highlight w:val="white"/>
        </w:rPr>
        <w:t>comprehensive and unified</w:t>
      </w:r>
      <w:r w:rsidRPr="00FE3B1C">
        <w:rPr>
          <w:rFonts w:ascii="Times New Roman" w:hAnsi="Times New Roman" w:cs="Times New Roman"/>
          <w:color w:val="000000"/>
          <w:highlight w:val="white"/>
        </w:rPr>
        <w:t xml:space="preserve"> </w:t>
      </w:r>
      <w:commentRangeEnd w:id="1"/>
      <w:r w:rsidR="00BF350D">
        <w:rPr>
          <w:rStyle w:val="CommentReference"/>
          <w:rFonts w:ascii="Courier" w:eastAsia="Times New Roman" w:hAnsi="Courier" w:cs="Times New Roman"/>
          <w:snapToGrid w:val="0"/>
        </w:rPr>
        <w:commentReference w:id="1"/>
      </w:r>
      <w:commentRangeEnd w:id="2"/>
      <w:r w:rsidR="00074262">
        <w:rPr>
          <w:rStyle w:val="CommentReference"/>
          <w:rFonts w:ascii="Courier" w:eastAsia="Times New Roman" w:hAnsi="Courier" w:cs="Times New Roman"/>
          <w:snapToGrid w:val="0"/>
        </w:rPr>
        <w:commentReference w:id="2"/>
      </w:r>
      <w:commentRangeEnd w:id="3"/>
      <w:r w:rsidR="002F1ECF">
        <w:rPr>
          <w:rStyle w:val="CommentReference"/>
          <w:rFonts w:ascii="Courier" w:eastAsia="Times New Roman" w:hAnsi="Courier" w:cs="Times New Roman"/>
          <w:snapToGrid w:val="0"/>
        </w:rPr>
        <w:commentReference w:id="3"/>
      </w:r>
      <w:commentRangeEnd w:id="4"/>
      <w:r w:rsidR="00B95EB1">
        <w:rPr>
          <w:rStyle w:val="CommentReference"/>
          <w:rFonts w:ascii="Courier" w:eastAsia="Times New Roman" w:hAnsi="Courier" w:cs="Times New Roman"/>
          <w:snapToGrid w:val="0"/>
        </w:rPr>
        <w:commentReference w:id="4"/>
      </w:r>
      <w:r w:rsidRPr="00FE3B1C">
        <w:rPr>
          <w:rFonts w:ascii="Times New Roman" w:hAnsi="Times New Roman" w:cs="Times New Roman"/>
          <w:color w:val="000000"/>
          <w:highlight w:val="white"/>
        </w:rPr>
        <w:t xml:space="preserve">system and stack for the future of Gold’s Gym.  The </w:t>
      </w:r>
      <w:r w:rsidR="00F70974" w:rsidRPr="00FE3B1C">
        <w:rPr>
          <w:rFonts w:ascii="Times New Roman" w:hAnsi="Times New Roman" w:cs="Times New Roman"/>
          <w:color w:val="000000"/>
          <w:highlight w:val="white"/>
        </w:rPr>
        <w:t>E</w:t>
      </w:r>
      <w:r w:rsidRPr="00FE3B1C">
        <w:rPr>
          <w:rFonts w:ascii="Times New Roman" w:hAnsi="Times New Roman" w:cs="Times New Roman"/>
          <w:color w:val="000000"/>
          <w:highlight w:val="white"/>
        </w:rPr>
        <w:t xml:space="preserve">ngagement will start with </w:t>
      </w:r>
      <w:r w:rsidR="004C29F8" w:rsidRPr="00FE3B1C">
        <w:rPr>
          <w:rFonts w:ascii="Times New Roman" w:hAnsi="Times New Roman" w:cs="Times New Roman"/>
          <w:color w:val="000000"/>
          <w:highlight w:val="white"/>
        </w:rPr>
        <w:t xml:space="preserve">this SOW No. 01 for </w:t>
      </w:r>
      <w:r w:rsidR="00DB6AB0" w:rsidRPr="00FE3B1C">
        <w:rPr>
          <w:rFonts w:ascii="Times New Roman" w:hAnsi="Times New Roman" w:cs="Times New Roman"/>
          <w:color w:val="000000"/>
          <w:highlight w:val="white"/>
        </w:rPr>
        <w:t xml:space="preserve">Phase 0, the </w:t>
      </w:r>
      <w:r w:rsidRPr="00FE3B1C">
        <w:rPr>
          <w:rFonts w:ascii="Times New Roman" w:hAnsi="Times New Roman" w:cs="Times New Roman"/>
          <w:color w:val="000000"/>
          <w:highlight w:val="white"/>
        </w:rPr>
        <w:t xml:space="preserve">Audit and Discovery </w:t>
      </w:r>
      <w:r w:rsidR="00DB6AB0" w:rsidRPr="00FE3B1C">
        <w:rPr>
          <w:rFonts w:ascii="Times New Roman" w:hAnsi="Times New Roman" w:cs="Times New Roman"/>
          <w:color w:val="000000"/>
          <w:highlight w:val="white"/>
        </w:rPr>
        <w:t>phase</w:t>
      </w:r>
      <w:r w:rsidR="004C29F8" w:rsidRPr="00FE3B1C">
        <w:rPr>
          <w:rFonts w:ascii="Times New Roman" w:hAnsi="Times New Roman" w:cs="Times New Roman"/>
          <w:color w:val="000000"/>
          <w:highlight w:val="white"/>
        </w:rPr>
        <w:t xml:space="preserve">. </w:t>
      </w:r>
      <w:r w:rsidR="0090651F" w:rsidRPr="00FE3B1C">
        <w:rPr>
          <w:rFonts w:ascii="Times New Roman" w:hAnsi="Times New Roman" w:cs="Times New Roman"/>
          <w:color w:val="000000"/>
          <w:highlight w:val="white"/>
        </w:rPr>
        <w:t xml:space="preserve">The Parties intend </w:t>
      </w:r>
      <w:r w:rsidR="00CD7927" w:rsidRPr="00FE3B1C">
        <w:rPr>
          <w:rFonts w:ascii="Times New Roman" w:hAnsi="Times New Roman" w:cs="Times New Roman"/>
          <w:color w:val="000000"/>
          <w:highlight w:val="white"/>
        </w:rPr>
        <w:t xml:space="preserve">to </w:t>
      </w:r>
      <w:r w:rsidR="0090651F" w:rsidRPr="00FE3B1C">
        <w:rPr>
          <w:rFonts w:ascii="Times New Roman" w:hAnsi="Times New Roman" w:cs="Times New Roman"/>
          <w:color w:val="000000"/>
          <w:highlight w:val="white"/>
        </w:rPr>
        <w:t>break</w:t>
      </w:r>
      <w:r w:rsidRPr="00FE3B1C">
        <w:rPr>
          <w:rFonts w:ascii="Times New Roman" w:hAnsi="Times New Roman" w:cs="Times New Roman"/>
          <w:color w:val="000000"/>
          <w:highlight w:val="white"/>
        </w:rPr>
        <w:t xml:space="preserve"> down</w:t>
      </w:r>
      <w:r w:rsidR="00050A9D" w:rsidRPr="00FE3B1C">
        <w:rPr>
          <w:rFonts w:ascii="Times New Roman" w:hAnsi="Times New Roman" w:cs="Times New Roman"/>
          <w:color w:val="000000"/>
          <w:highlight w:val="white"/>
        </w:rPr>
        <w:t xml:space="preserve"> the </w:t>
      </w:r>
      <w:r w:rsidR="00BD393F" w:rsidRPr="00FE3B1C">
        <w:rPr>
          <w:rFonts w:ascii="Times New Roman" w:hAnsi="Times New Roman" w:cs="Times New Roman"/>
          <w:color w:val="000000"/>
          <w:highlight w:val="white"/>
        </w:rPr>
        <w:t>E</w:t>
      </w:r>
      <w:r w:rsidR="00050A9D" w:rsidRPr="00FE3B1C">
        <w:rPr>
          <w:rFonts w:ascii="Times New Roman" w:hAnsi="Times New Roman" w:cs="Times New Roman"/>
          <w:color w:val="000000"/>
          <w:highlight w:val="white"/>
        </w:rPr>
        <w:t>ngagement</w:t>
      </w:r>
      <w:r w:rsidRPr="00FE3B1C">
        <w:rPr>
          <w:rFonts w:ascii="Times New Roman" w:hAnsi="Times New Roman" w:cs="Times New Roman"/>
          <w:color w:val="000000"/>
          <w:highlight w:val="white"/>
        </w:rPr>
        <w:t xml:space="preserve"> into up to 7 phases as outlined in </w:t>
      </w:r>
      <w:r w:rsidR="00317F01" w:rsidRPr="00FE3B1C">
        <w:rPr>
          <w:rFonts w:ascii="Times New Roman" w:hAnsi="Times New Roman" w:cs="Times New Roman"/>
          <w:color w:val="000000"/>
          <w:highlight w:val="white"/>
        </w:rPr>
        <w:t xml:space="preserve">_ </w:t>
      </w:r>
      <w:r w:rsidRPr="00FE3B1C">
        <w:rPr>
          <w:rFonts w:ascii="Times New Roman" w:hAnsi="Times New Roman" w:cs="Times New Roman"/>
          <w:color w:val="000000"/>
          <w:u w:val="single"/>
        </w:rPr>
        <w:t>C</w:t>
      </w:r>
      <w:r w:rsidR="00F03841" w:rsidRPr="00FE3B1C">
        <w:rPr>
          <w:rFonts w:ascii="Times New Roman" w:hAnsi="Times New Roman" w:cs="Times New Roman"/>
          <w:color w:val="000000"/>
        </w:rPr>
        <w:t xml:space="preserve"> attached </w:t>
      </w:r>
      <w:r w:rsidR="00F03841" w:rsidRPr="00FE3B1C">
        <w:rPr>
          <w:rFonts w:ascii="Times New Roman" w:hAnsi="Times New Roman" w:cs="Times New Roman"/>
          <w:color w:val="000000"/>
          <w:highlight w:val="white"/>
        </w:rPr>
        <w:t>hereto</w:t>
      </w:r>
      <w:r w:rsidR="00266267" w:rsidRPr="00FE3B1C">
        <w:rPr>
          <w:rFonts w:ascii="Times New Roman" w:hAnsi="Times New Roman" w:cs="Times New Roman"/>
          <w:color w:val="000000"/>
          <w:highlight w:val="white"/>
        </w:rPr>
        <w:t>.</w:t>
      </w:r>
      <w:r w:rsidR="00E5586E" w:rsidRPr="00FE3B1C">
        <w:rPr>
          <w:rFonts w:ascii="Times New Roman" w:hAnsi="Times New Roman" w:cs="Times New Roman"/>
          <w:color w:val="000000"/>
          <w:highlight w:val="white"/>
        </w:rPr>
        <w:t xml:space="preserve">  </w:t>
      </w:r>
      <w:r w:rsidR="00050A9D" w:rsidRPr="00FE3B1C">
        <w:rPr>
          <w:rFonts w:ascii="Times New Roman" w:hAnsi="Times New Roman" w:cs="Times New Roman"/>
          <w:color w:val="000000"/>
          <w:highlight w:val="white"/>
        </w:rPr>
        <w:t xml:space="preserve">Each </w:t>
      </w:r>
      <w:r w:rsidR="00E5586E" w:rsidRPr="00FE3B1C">
        <w:rPr>
          <w:rFonts w:ascii="Times New Roman" w:hAnsi="Times New Roman" w:cs="Times New Roman"/>
          <w:color w:val="000000"/>
          <w:highlight w:val="white"/>
        </w:rPr>
        <w:t xml:space="preserve">phase will </w:t>
      </w:r>
      <w:r w:rsidR="006C35EC" w:rsidRPr="00FE3B1C">
        <w:rPr>
          <w:rFonts w:ascii="Times New Roman" w:hAnsi="Times New Roman" w:cs="Times New Roman"/>
          <w:color w:val="000000"/>
          <w:highlight w:val="white"/>
        </w:rPr>
        <w:t xml:space="preserve">require a separate SOW </w:t>
      </w:r>
      <w:r w:rsidR="00F03841" w:rsidRPr="00FE3B1C">
        <w:rPr>
          <w:rFonts w:ascii="Times New Roman" w:hAnsi="Times New Roman" w:cs="Times New Roman"/>
          <w:color w:val="000000"/>
          <w:highlight w:val="white"/>
        </w:rPr>
        <w:t xml:space="preserve">executed </w:t>
      </w:r>
      <w:r w:rsidR="00E5586E" w:rsidRPr="00FE3B1C">
        <w:rPr>
          <w:rFonts w:ascii="Times New Roman" w:hAnsi="Times New Roman" w:cs="Times New Roman"/>
          <w:color w:val="000000"/>
          <w:highlight w:val="white"/>
        </w:rPr>
        <w:t xml:space="preserve">by </w:t>
      </w:r>
      <w:r w:rsidR="006C35EC" w:rsidRPr="00FE3B1C">
        <w:rPr>
          <w:rFonts w:ascii="Times New Roman" w:hAnsi="Times New Roman" w:cs="Times New Roman"/>
          <w:color w:val="000000"/>
          <w:highlight w:val="white"/>
        </w:rPr>
        <w:t xml:space="preserve">the </w:t>
      </w:r>
      <w:r w:rsidR="00E5586E" w:rsidRPr="00FE3B1C">
        <w:rPr>
          <w:rFonts w:ascii="Times New Roman" w:hAnsi="Times New Roman" w:cs="Times New Roman"/>
          <w:color w:val="000000"/>
          <w:highlight w:val="white"/>
        </w:rPr>
        <w:t xml:space="preserve">Parties.  </w:t>
      </w:r>
      <w:r w:rsidR="00BD393F" w:rsidRPr="00FE3B1C">
        <w:rPr>
          <w:rFonts w:ascii="Times New Roman" w:hAnsi="Times New Roman" w:cs="Times New Roman"/>
          <w:color w:val="000000"/>
          <w:highlight w:val="white"/>
        </w:rPr>
        <w:t xml:space="preserve">Nothing in this SOW No. 1 shall be construed to </w:t>
      </w:r>
      <w:r w:rsidR="00700E0B" w:rsidRPr="00FE3B1C">
        <w:rPr>
          <w:rFonts w:ascii="Times New Roman" w:hAnsi="Times New Roman" w:cs="Times New Roman"/>
          <w:color w:val="000000"/>
          <w:highlight w:val="white"/>
        </w:rPr>
        <w:t xml:space="preserve">require </w:t>
      </w:r>
      <w:r w:rsidR="006E66D0" w:rsidRPr="00FE3B1C">
        <w:rPr>
          <w:rFonts w:ascii="Times New Roman" w:hAnsi="Times New Roman" w:cs="Times New Roman"/>
          <w:color w:val="000000"/>
          <w:highlight w:val="white"/>
        </w:rPr>
        <w:t xml:space="preserve">or obligate </w:t>
      </w:r>
      <w:r w:rsidR="00700E0B" w:rsidRPr="00FE3B1C">
        <w:rPr>
          <w:rFonts w:ascii="Times New Roman" w:hAnsi="Times New Roman" w:cs="Times New Roman"/>
          <w:color w:val="000000"/>
          <w:highlight w:val="white"/>
        </w:rPr>
        <w:t>the Parties to engage in further Phases if the Agreeme</w:t>
      </w:r>
      <w:r w:rsidR="006E66D0" w:rsidRPr="00FE3B1C">
        <w:rPr>
          <w:rFonts w:ascii="Times New Roman" w:hAnsi="Times New Roman" w:cs="Times New Roman"/>
          <w:color w:val="000000"/>
          <w:highlight w:val="white"/>
        </w:rPr>
        <w:t>nt or this SOW No. 1 is terminated for any reason.</w:t>
      </w:r>
    </w:p>
    <w:p w14:paraId="65948708" w14:textId="77777777" w:rsidR="0082393D" w:rsidRPr="00FE3B1C" w:rsidRDefault="0082393D" w:rsidP="0082393D">
      <w:pPr>
        <w:pBdr>
          <w:top w:val="nil"/>
          <w:left w:val="nil"/>
          <w:bottom w:val="nil"/>
          <w:right w:val="nil"/>
          <w:between w:val="nil"/>
        </w:pBdr>
        <w:spacing w:after="120" w:line="240" w:lineRule="auto"/>
        <w:ind w:left="720"/>
        <w:jc w:val="both"/>
        <w:rPr>
          <w:rFonts w:ascii="Times New Roman" w:hAnsi="Times New Roman" w:cs="Times New Roman"/>
          <w:color w:val="000000"/>
          <w:highlight w:val="white"/>
        </w:rPr>
      </w:pPr>
    </w:p>
    <w:p w14:paraId="34A01AD0" w14:textId="3124493D" w:rsidR="00DB600F" w:rsidRPr="00FE3B1C" w:rsidRDefault="00195597">
      <w:pPr>
        <w:numPr>
          <w:ilvl w:val="0"/>
          <w:numId w:val="2"/>
        </w:numPr>
        <w:pBdr>
          <w:top w:val="nil"/>
          <w:left w:val="nil"/>
          <w:bottom w:val="nil"/>
          <w:right w:val="nil"/>
          <w:between w:val="nil"/>
        </w:pBdr>
        <w:spacing w:after="120" w:line="240" w:lineRule="auto"/>
        <w:jc w:val="both"/>
        <w:rPr>
          <w:rFonts w:ascii="Times New Roman" w:hAnsi="Times New Roman" w:cs="Times New Roman"/>
          <w:color w:val="000000"/>
          <w:highlight w:val="white"/>
        </w:rPr>
      </w:pPr>
      <w:r w:rsidRPr="00FE3B1C">
        <w:rPr>
          <w:rFonts w:ascii="Times New Roman" w:hAnsi="Times New Roman" w:cs="Times New Roman"/>
          <w:color w:val="000000"/>
          <w:highlight w:val="white"/>
          <w:u w:val="single"/>
        </w:rPr>
        <w:t>Overview of Services</w:t>
      </w:r>
      <w:r w:rsidRPr="00FE3B1C">
        <w:rPr>
          <w:rFonts w:ascii="Times New Roman" w:hAnsi="Times New Roman" w:cs="Times New Roman"/>
          <w:color w:val="000000"/>
          <w:highlight w:val="white"/>
        </w:rPr>
        <w:t xml:space="preserve">. During the SOW No. 01 Term (defined below), </w:t>
      </w:r>
      <w:r w:rsidR="002D018F" w:rsidRPr="00FE3B1C">
        <w:rPr>
          <w:rFonts w:ascii="Times New Roman" w:hAnsi="Times New Roman" w:cs="Times New Roman"/>
          <w:color w:val="000000"/>
          <w:highlight w:val="white"/>
        </w:rPr>
        <w:t xml:space="preserve">each of the </w:t>
      </w:r>
      <w:r w:rsidRPr="00FE3B1C">
        <w:rPr>
          <w:rFonts w:ascii="Times New Roman" w:hAnsi="Times New Roman" w:cs="Times New Roman"/>
          <w:color w:val="000000"/>
          <w:highlight w:val="white"/>
        </w:rPr>
        <w:t xml:space="preserve">Company and </w:t>
      </w:r>
      <w:r w:rsidR="000A4818" w:rsidRPr="00FE3B1C">
        <w:rPr>
          <w:rFonts w:ascii="Times New Roman" w:hAnsi="Times New Roman" w:cs="Times New Roman"/>
          <w:color w:val="000000"/>
          <w:highlight w:val="white"/>
        </w:rPr>
        <w:t xml:space="preserve">Client </w:t>
      </w:r>
      <w:r w:rsidRPr="00FE3B1C">
        <w:rPr>
          <w:rFonts w:ascii="Times New Roman" w:hAnsi="Times New Roman" w:cs="Times New Roman"/>
          <w:color w:val="000000"/>
          <w:highlight w:val="white"/>
        </w:rPr>
        <w:t>will be responsible for the following Services</w:t>
      </w:r>
      <w:r w:rsidR="002D018F" w:rsidRPr="00FE3B1C">
        <w:rPr>
          <w:rFonts w:ascii="Times New Roman" w:hAnsi="Times New Roman" w:cs="Times New Roman"/>
          <w:color w:val="000000"/>
          <w:highlight w:val="white"/>
        </w:rPr>
        <w:t>, as follows</w:t>
      </w:r>
      <w:r w:rsidRPr="00FE3B1C">
        <w:rPr>
          <w:rFonts w:ascii="Times New Roman" w:hAnsi="Times New Roman" w:cs="Times New Roman"/>
          <w:color w:val="000000"/>
          <w:highlight w:val="white"/>
        </w:rPr>
        <w:t>:</w:t>
      </w:r>
    </w:p>
    <w:p w14:paraId="61798909" w14:textId="088E51CD" w:rsidR="000A4818" w:rsidRPr="00FE3B1C" w:rsidRDefault="000A4818" w:rsidP="004A3EAC">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r w:rsidRPr="00FE3B1C">
        <w:rPr>
          <w:rFonts w:ascii="Times New Roman" w:hAnsi="Times New Roman" w:cs="Times New Roman"/>
          <w:color w:val="000000"/>
        </w:rPr>
        <w:t xml:space="preserve">Company shall provide general advisory services to the Client in relation to </w:t>
      </w:r>
      <w:r w:rsidR="00F03841" w:rsidRPr="00FE3B1C">
        <w:rPr>
          <w:rFonts w:ascii="Times New Roman" w:hAnsi="Times New Roman" w:cs="Times New Roman"/>
          <w:color w:val="000000"/>
        </w:rPr>
        <w:t xml:space="preserve">Client’s </w:t>
      </w:r>
      <w:r w:rsidRPr="00FE3B1C">
        <w:rPr>
          <w:rFonts w:ascii="Times New Roman" w:hAnsi="Times New Roman" w:cs="Times New Roman"/>
          <w:color w:val="000000"/>
        </w:rPr>
        <w:t xml:space="preserve">Technology Stack and relatable topics.  </w:t>
      </w:r>
    </w:p>
    <w:p w14:paraId="4446D886" w14:textId="5CE2BA5B" w:rsidR="0082393D" w:rsidRPr="00FE3B1C" w:rsidRDefault="0082393D" w:rsidP="004A3EAC">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r w:rsidRPr="00FE3B1C">
        <w:rPr>
          <w:rFonts w:ascii="Times New Roman" w:hAnsi="Times New Roman" w:cs="Times New Roman"/>
          <w:color w:val="000000"/>
        </w:rPr>
        <w:t xml:space="preserve">Company will provide Services </w:t>
      </w:r>
      <w:r w:rsidR="00AF4327" w:rsidRPr="00FE3B1C">
        <w:rPr>
          <w:rFonts w:ascii="Times New Roman" w:hAnsi="Times New Roman" w:cs="Times New Roman"/>
          <w:color w:val="000000"/>
        </w:rPr>
        <w:t xml:space="preserve">set forth in this SOW No. 01 and as further set </w:t>
      </w:r>
      <w:proofErr w:type="gramStart"/>
      <w:r w:rsidR="00AF4327" w:rsidRPr="00FE3B1C">
        <w:rPr>
          <w:rFonts w:ascii="Times New Roman" w:hAnsi="Times New Roman" w:cs="Times New Roman"/>
          <w:color w:val="000000"/>
        </w:rPr>
        <w:t>out</w:t>
      </w:r>
      <w:r w:rsidRPr="00FE3B1C">
        <w:rPr>
          <w:rFonts w:ascii="Times New Roman" w:hAnsi="Times New Roman" w:cs="Times New Roman"/>
          <w:color w:val="000000"/>
        </w:rPr>
        <w:t xml:space="preserve">  in</w:t>
      </w:r>
      <w:proofErr w:type="gramEnd"/>
      <w:r w:rsidRPr="00FE3B1C">
        <w:rPr>
          <w:rFonts w:ascii="Times New Roman" w:hAnsi="Times New Roman" w:cs="Times New Roman"/>
          <w:color w:val="000000"/>
        </w:rPr>
        <w:t xml:space="preserve"> </w:t>
      </w:r>
      <w:r w:rsidRPr="00FE3B1C">
        <w:rPr>
          <w:rFonts w:ascii="Times New Roman" w:hAnsi="Times New Roman" w:cs="Times New Roman"/>
          <w:color w:val="000000"/>
          <w:u w:val="single"/>
        </w:rPr>
        <w:t>Appendix A</w:t>
      </w:r>
      <w:r w:rsidR="00F03841" w:rsidRPr="00FE3B1C">
        <w:rPr>
          <w:rFonts w:ascii="Times New Roman" w:hAnsi="Times New Roman" w:cs="Times New Roman"/>
          <w:color w:val="000000"/>
        </w:rPr>
        <w:t xml:space="preserve"> attached hereto</w:t>
      </w:r>
      <w:r w:rsidR="00AF4327" w:rsidRPr="00FE3B1C">
        <w:rPr>
          <w:rFonts w:ascii="Times New Roman" w:hAnsi="Times New Roman" w:cs="Times New Roman"/>
          <w:color w:val="000000"/>
        </w:rPr>
        <w:t xml:space="preserve">. Company </w:t>
      </w:r>
      <w:proofErr w:type="gramStart"/>
      <w:r w:rsidR="00AF4327" w:rsidRPr="00FE3B1C">
        <w:rPr>
          <w:rFonts w:ascii="Times New Roman" w:hAnsi="Times New Roman" w:cs="Times New Roman"/>
          <w:color w:val="000000"/>
        </w:rPr>
        <w:t xml:space="preserve">shall </w:t>
      </w:r>
      <w:r w:rsidRPr="00FE3B1C">
        <w:rPr>
          <w:rFonts w:ascii="Times New Roman" w:hAnsi="Times New Roman" w:cs="Times New Roman"/>
          <w:color w:val="000000"/>
        </w:rPr>
        <w:t xml:space="preserve"> provide</w:t>
      </w:r>
      <w:proofErr w:type="gramEnd"/>
      <w:r w:rsidR="0017436A" w:rsidRPr="00FE3B1C">
        <w:rPr>
          <w:rFonts w:ascii="Times New Roman" w:hAnsi="Times New Roman" w:cs="Times New Roman"/>
          <w:color w:val="000000"/>
        </w:rPr>
        <w:t xml:space="preserve"> </w:t>
      </w:r>
      <w:r w:rsidR="00AF4327" w:rsidRPr="00FE3B1C">
        <w:rPr>
          <w:rFonts w:ascii="Times New Roman" w:hAnsi="Times New Roman" w:cs="Times New Roman"/>
          <w:color w:val="000000"/>
        </w:rPr>
        <w:t xml:space="preserve">the </w:t>
      </w:r>
      <w:r w:rsidR="0017436A" w:rsidRPr="00FE3B1C">
        <w:rPr>
          <w:rFonts w:ascii="Times New Roman" w:hAnsi="Times New Roman" w:cs="Times New Roman"/>
          <w:color w:val="000000"/>
        </w:rPr>
        <w:t>Work Product</w:t>
      </w:r>
      <w:r w:rsidR="00987D7F" w:rsidRPr="00FE3B1C">
        <w:rPr>
          <w:rFonts w:ascii="Times New Roman" w:hAnsi="Times New Roman" w:cs="Times New Roman"/>
          <w:color w:val="000000"/>
        </w:rPr>
        <w:t xml:space="preserve"> as set forth herein </w:t>
      </w:r>
      <w:proofErr w:type="gramStart"/>
      <w:r w:rsidR="00987D7F" w:rsidRPr="00FE3B1C">
        <w:rPr>
          <w:rFonts w:ascii="Times New Roman" w:hAnsi="Times New Roman" w:cs="Times New Roman"/>
          <w:color w:val="000000"/>
        </w:rPr>
        <w:t>and in any Appendix</w:t>
      </w:r>
      <w:proofErr w:type="gramEnd"/>
      <w:r w:rsidR="00987D7F" w:rsidRPr="00FE3B1C">
        <w:rPr>
          <w:rFonts w:ascii="Times New Roman" w:hAnsi="Times New Roman" w:cs="Times New Roman"/>
          <w:color w:val="000000"/>
        </w:rPr>
        <w:t xml:space="preserve"> hereto</w:t>
      </w:r>
      <w:r w:rsidR="0017436A" w:rsidRPr="00FE3B1C">
        <w:rPr>
          <w:rFonts w:ascii="Times New Roman" w:hAnsi="Times New Roman" w:cs="Times New Roman"/>
          <w:color w:val="000000"/>
        </w:rPr>
        <w:t>, including but not limited to</w:t>
      </w:r>
      <w:r w:rsidRPr="00FE3B1C">
        <w:rPr>
          <w:rFonts w:ascii="Times New Roman" w:hAnsi="Times New Roman" w:cs="Times New Roman"/>
          <w:color w:val="000000"/>
        </w:rPr>
        <w:t xml:space="preserve"> a presentation of the findings, recommendations and key decisions to Client. </w:t>
      </w:r>
    </w:p>
    <w:p w14:paraId="6E40C717" w14:textId="391DCA9F" w:rsidR="000A4818" w:rsidRPr="00585559" w:rsidRDefault="000A4818" w:rsidP="004A3EAC">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highlight w:val="yellow"/>
        </w:rPr>
      </w:pPr>
      <w:r w:rsidRPr="00FE3B1C">
        <w:rPr>
          <w:rFonts w:ascii="Times New Roman" w:hAnsi="Times New Roman" w:cs="Times New Roman"/>
          <w:color w:val="000000"/>
        </w:rPr>
        <w:t xml:space="preserve">The Client shall appoint one </w:t>
      </w:r>
      <w:r w:rsidR="005B5600" w:rsidRPr="00FE3B1C">
        <w:rPr>
          <w:rFonts w:ascii="Times New Roman" w:hAnsi="Times New Roman" w:cs="Times New Roman"/>
          <w:color w:val="000000"/>
        </w:rPr>
        <w:t>Client</w:t>
      </w:r>
      <w:r w:rsidRPr="00FE3B1C">
        <w:rPr>
          <w:rFonts w:ascii="Times New Roman" w:hAnsi="Times New Roman" w:cs="Times New Roman"/>
          <w:color w:val="000000"/>
        </w:rPr>
        <w:t xml:space="preserve"> representative as a primary point of contact and this person shall be reasonably available to the Company.</w:t>
      </w:r>
      <w:r w:rsidR="0082393D" w:rsidRPr="00FE3B1C">
        <w:rPr>
          <w:rFonts w:ascii="Times New Roman" w:hAnsi="Times New Roman" w:cs="Times New Roman"/>
          <w:color w:val="000000"/>
        </w:rPr>
        <w:t xml:space="preserve">  A </w:t>
      </w:r>
      <w:commentRangeStart w:id="5"/>
      <w:commentRangeStart w:id="6"/>
      <w:commentRangeEnd w:id="5"/>
      <w:r w:rsidR="00BF350D">
        <w:rPr>
          <w:rStyle w:val="CommentReference"/>
          <w:rFonts w:ascii="Courier" w:eastAsia="Times New Roman" w:hAnsi="Courier" w:cs="Times New Roman"/>
          <w:snapToGrid w:val="0"/>
        </w:rPr>
        <w:commentReference w:id="5"/>
      </w:r>
      <w:commentRangeEnd w:id="6"/>
      <w:r w:rsidR="002F1ECF">
        <w:rPr>
          <w:rStyle w:val="CommentReference"/>
          <w:rFonts w:ascii="Courier" w:eastAsia="Times New Roman" w:hAnsi="Courier" w:cs="Times New Roman"/>
          <w:snapToGrid w:val="0"/>
        </w:rPr>
        <w:commentReference w:id="6"/>
      </w:r>
      <w:r w:rsidR="0082393D" w:rsidRPr="00FE3B1C">
        <w:rPr>
          <w:rFonts w:ascii="Times New Roman" w:hAnsi="Times New Roman" w:cs="Times New Roman"/>
          <w:color w:val="000000"/>
        </w:rPr>
        <w:t>delay in communication and execution of request may result in a delay in the timelines</w:t>
      </w:r>
      <w:r w:rsidR="00585559">
        <w:rPr>
          <w:rFonts w:ascii="Times New Roman" w:hAnsi="Times New Roman" w:cs="Times New Roman"/>
          <w:color w:val="000000"/>
        </w:rPr>
        <w:t xml:space="preserve"> and </w:t>
      </w:r>
      <w:r w:rsidR="00585559" w:rsidRPr="00585559">
        <w:rPr>
          <w:rFonts w:ascii="Times New Roman" w:hAnsi="Times New Roman" w:cs="Times New Roman"/>
          <w:color w:val="000000"/>
          <w:highlight w:val="yellow"/>
        </w:rPr>
        <w:t>the Company’s Performance of Services outlined in section 2 of the MSA</w:t>
      </w:r>
      <w:r w:rsidR="0082393D" w:rsidRPr="00585559">
        <w:rPr>
          <w:rFonts w:ascii="Times New Roman" w:hAnsi="Times New Roman" w:cs="Times New Roman"/>
          <w:color w:val="000000"/>
          <w:highlight w:val="yellow"/>
        </w:rPr>
        <w:t xml:space="preserve">. </w:t>
      </w:r>
      <w:r w:rsidRPr="00585559">
        <w:rPr>
          <w:rFonts w:ascii="Times New Roman" w:hAnsi="Times New Roman" w:cs="Times New Roman"/>
          <w:color w:val="000000"/>
          <w:highlight w:val="yellow"/>
        </w:rPr>
        <w:t xml:space="preserve">  </w:t>
      </w:r>
    </w:p>
    <w:p w14:paraId="6E80EB18" w14:textId="0DF30B96" w:rsidR="000A4818" w:rsidRPr="00FE3B1C" w:rsidRDefault="000A4818" w:rsidP="004A3EAC">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commentRangeStart w:id="7"/>
      <w:r w:rsidRPr="00FE3B1C">
        <w:rPr>
          <w:rFonts w:ascii="Times New Roman" w:hAnsi="Times New Roman" w:cs="Times New Roman"/>
          <w:color w:val="000000"/>
        </w:rPr>
        <w:t>Client</w:t>
      </w:r>
      <w:commentRangeEnd w:id="7"/>
      <w:r w:rsidR="00585559">
        <w:rPr>
          <w:rStyle w:val="CommentReference"/>
          <w:rFonts w:ascii="Courier" w:eastAsia="Times New Roman" w:hAnsi="Courier" w:cs="Times New Roman"/>
          <w:snapToGrid w:val="0"/>
        </w:rPr>
        <w:commentReference w:id="7"/>
      </w:r>
      <w:r w:rsidRPr="00FE3B1C">
        <w:rPr>
          <w:rFonts w:ascii="Times New Roman" w:hAnsi="Times New Roman" w:cs="Times New Roman"/>
          <w:color w:val="000000"/>
        </w:rPr>
        <w:t xml:space="preserve"> </w:t>
      </w:r>
      <w:r w:rsidR="0064242C" w:rsidRPr="00FE3B1C">
        <w:rPr>
          <w:rFonts w:ascii="Times New Roman" w:hAnsi="Times New Roman" w:cs="Times New Roman"/>
          <w:color w:val="000000"/>
        </w:rPr>
        <w:t xml:space="preserve">shall </w:t>
      </w:r>
      <w:r w:rsidRPr="00FE3B1C">
        <w:rPr>
          <w:rFonts w:ascii="Times New Roman" w:hAnsi="Times New Roman" w:cs="Times New Roman"/>
          <w:color w:val="000000"/>
        </w:rPr>
        <w:t>lead</w:t>
      </w:r>
      <w:r w:rsidR="0064242C" w:rsidRPr="00FE3B1C">
        <w:rPr>
          <w:rFonts w:ascii="Times New Roman" w:hAnsi="Times New Roman" w:cs="Times New Roman"/>
          <w:color w:val="000000"/>
        </w:rPr>
        <w:t xml:space="preserve"> and direct</w:t>
      </w:r>
      <w:r w:rsidRPr="00FE3B1C">
        <w:rPr>
          <w:rFonts w:ascii="Times New Roman" w:hAnsi="Times New Roman" w:cs="Times New Roman"/>
          <w:color w:val="000000"/>
        </w:rPr>
        <w:t xml:space="preserve"> the work and services associated with external contacts such as</w:t>
      </w:r>
      <w:r w:rsidR="002416B7" w:rsidRPr="00FE3B1C">
        <w:rPr>
          <w:rFonts w:ascii="Times New Roman" w:hAnsi="Times New Roman" w:cs="Times New Roman"/>
          <w:color w:val="000000"/>
        </w:rPr>
        <w:t xml:space="preserve"> </w:t>
      </w:r>
      <w:proofErr w:type="gramStart"/>
      <w:r w:rsidR="002416B7" w:rsidRPr="00FE3B1C">
        <w:rPr>
          <w:rFonts w:ascii="Times New Roman" w:hAnsi="Times New Roman" w:cs="Times New Roman"/>
          <w:color w:val="000000"/>
        </w:rPr>
        <w:t>third party</w:t>
      </w:r>
      <w:proofErr w:type="gramEnd"/>
      <w:r w:rsidRPr="00FE3B1C">
        <w:rPr>
          <w:rFonts w:ascii="Times New Roman" w:hAnsi="Times New Roman" w:cs="Times New Roman"/>
          <w:color w:val="000000"/>
        </w:rPr>
        <w:t xml:space="preserve"> </w:t>
      </w:r>
      <w:r w:rsidR="002416B7" w:rsidRPr="00FE3B1C">
        <w:rPr>
          <w:rFonts w:ascii="Times New Roman" w:hAnsi="Times New Roman" w:cs="Times New Roman"/>
          <w:color w:val="000000"/>
        </w:rPr>
        <w:t>f</w:t>
      </w:r>
      <w:r w:rsidRPr="00FE3B1C">
        <w:rPr>
          <w:rFonts w:ascii="Times New Roman" w:hAnsi="Times New Roman" w:cs="Times New Roman"/>
          <w:color w:val="000000"/>
        </w:rPr>
        <w:t>ranchisee</w:t>
      </w:r>
      <w:r w:rsidR="00F03841" w:rsidRPr="00FE3B1C">
        <w:rPr>
          <w:rFonts w:ascii="Times New Roman" w:hAnsi="Times New Roman" w:cs="Times New Roman"/>
          <w:color w:val="000000"/>
        </w:rPr>
        <w:t>s</w:t>
      </w:r>
      <w:r w:rsidR="002416B7" w:rsidRPr="00FE3B1C">
        <w:rPr>
          <w:rFonts w:ascii="Times New Roman" w:hAnsi="Times New Roman" w:cs="Times New Roman"/>
          <w:color w:val="000000"/>
        </w:rPr>
        <w:t xml:space="preserve"> of Client’s </w:t>
      </w:r>
      <w:proofErr w:type="gramStart"/>
      <w:r w:rsidR="002416B7" w:rsidRPr="00FE3B1C">
        <w:rPr>
          <w:rFonts w:ascii="Times New Roman" w:hAnsi="Times New Roman" w:cs="Times New Roman"/>
          <w:color w:val="000000"/>
        </w:rPr>
        <w:t>affiliate,,</w:t>
      </w:r>
      <w:proofErr w:type="gramEnd"/>
      <w:r w:rsidR="002416B7" w:rsidRPr="00FE3B1C">
        <w:rPr>
          <w:rFonts w:ascii="Times New Roman" w:hAnsi="Times New Roman" w:cs="Times New Roman"/>
          <w:color w:val="000000"/>
        </w:rPr>
        <w:t xml:space="preserve"> </w:t>
      </w:r>
      <w:proofErr w:type="gramStart"/>
      <w:r w:rsidR="002416B7" w:rsidRPr="00FE3B1C">
        <w:rPr>
          <w:rFonts w:ascii="Times New Roman" w:hAnsi="Times New Roman" w:cs="Times New Roman"/>
          <w:color w:val="000000"/>
        </w:rPr>
        <w:t xml:space="preserve">Client </w:t>
      </w:r>
      <w:r w:rsidRPr="00FE3B1C">
        <w:rPr>
          <w:rFonts w:ascii="Times New Roman" w:hAnsi="Times New Roman" w:cs="Times New Roman"/>
          <w:color w:val="000000"/>
        </w:rPr>
        <w:t xml:space="preserve"> </w:t>
      </w:r>
      <w:r w:rsidR="002416B7" w:rsidRPr="00FE3B1C">
        <w:rPr>
          <w:rFonts w:ascii="Times New Roman" w:hAnsi="Times New Roman" w:cs="Times New Roman"/>
          <w:color w:val="000000"/>
        </w:rPr>
        <w:t>v</w:t>
      </w:r>
      <w:r w:rsidRPr="00FE3B1C">
        <w:rPr>
          <w:rFonts w:ascii="Times New Roman" w:hAnsi="Times New Roman" w:cs="Times New Roman"/>
          <w:color w:val="000000"/>
        </w:rPr>
        <w:t>endors</w:t>
      </w:r>
      <w:proofErr w:type="gramEnd"/>
      <w:r w:rsidRPr="00FE3B1C">
        <w:rPr>
          <w:rFonts w:ascii="Times New Roman" w:hAnsi="Times New Roman" w:cs="Times New Roman"/>
          <w:color w:val="000000"/>
        </w:rPr>
        <w:t xml:space="preserve"> .  </w:t>
      </w:r>
    </w:p>
    <w:p w14:paraId="1196E9CF" w14:textId="46ED7F86" w:rsidR="000A4818" w:rsidRPr="00FE3B1C" w:rsidRDefault="000A4818" w:rsidP="004A3EAC">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r w:rsidRPr="00FE3B1C">
        <w:rPr>
          <w:rFonts w:ascii="Times New Roman" w:hAnsi="Times New Roman" w:cs="Times New Roman"/>
          <w:color w:val="000000"/>
        </w:rPr>
        <w:t xml:space="preserve">Any required technology, systems or analysis required for the completion of the Services shall be supplied by the Client. </w:t>
      </w:r>
      <w:r w:rsidR="00F03841" w:rsidRPr="00FE3B1C">
        <w:rPr>
          <w:rFonts w:ascii="Times New Roman" w:hAnsi="Times New Roman" w:cs="Times New Roman"/>
          <w:color w:val="000000"/>
        </w:rPr>
        <w:t>The P</w:t>
      </w:r>
      <w:r w:rsidRPr="00FE3B1C">
        <w:rPr>
          <w:rFonts w:ascii="Times New Roman" w:hAnsi="Times New Roman" w:cs="Times New Roman"/>
          <w:color w:val="000000"/>
        </w:rPr>
        <w:t>arties will collaborate on the best solution</w:t>
      </w:r>
      <w:r w:rsidR="00EA007E" w:rsidRPr="00FE3B1C">
        <w:rPr>
          <w:rFonts w:ascii="Times New Roman" w:hAnsi="Times New Roman" w:cs="Times New Roman"/>
          <w:color w:val="000000"/>
        </w:rPr>
        <w:t>, with recommendations from the Company</w:t>
      </w:r>
      <w:r w:rsidRPr="00FE3B1C">
        <w:rPr>
          <w:rFonts w:ascii="Times New Roman" w:hAnsi="Times New Roman" w:cs="Times New Roman"/>
          <w:color w:val="000000"/>
        </w:rPr>
        <w:t xml:space="preserve">.  </w:t>
      </w:r>
    </w:p>
    <w:p w14:paraId="0F6C7F8C" w14:textId="35EBE333" w:rsidR="000A4818" w:rsidRPr="00FE3B1C" w:rsidRDefault="000A4818" w:rsidP="77B1BA75">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r w:rsidRPr="77B1BA75">
        <w:rPr>
          <w:rFonts w:ascii="Times New Roman" w:hAnsi="Times New Roman" w:cs="Times New Roman"/>
          <w:color w:val="000000" w:themeColor="text1"/>
        </w:rPr>
        <w:t xml:space="preserve">The Client will </w:t>
      </w:r>
      <w:r w:rsidR="003E0964">
        <w:rPr>
          <w:rFonts w:ascii="Times New Roman" w:hAnsi="Times New Roman" w:cs="Times New Roman"/>
          <w:color w:val="000000" w:themeColor="text1"/>
        </w:rPr>
        <w:t>regularly</w:t>
      </w:r>
      <w:r w:rsidR="003E0964" w:rsidRPr="77B1BA75">
        <w:rPr>
          <w:rFonts w:ascii="Times New Roman" w:hAnsi="Times New Roman" w:cs="Times New Roman"/>
          <w:color w:val="000000" w:themeColor="text1"/>
        </w:rPr>
        <w:t xml:space="preserve"> </w:t>
      </w:r>
      <w:r w:rsidRPr="77B1BA75">
        <w:rPr>
          <w:rFonts w:ascii="Times New Roman" w:hAnsi="Times New Roman" w:cs="Times New Roman"/>
          <w:color w:val="000000" w:themeColor="text1"/>
        </w:rPr>
        <w:t xml:space="preserve">connect and schedule meetings with the </w:t>
      </w:r>
      <w:proofErr w:type="gramStart"/>
      <w:r w:rsidRPr="77B1BA75">
        <w:rPr>
          <w:rFonts w:ascii="Times New Roman" w:hAnsi="Times New Roman" w:cs="Times New Roman"/>
          <w:color w:val="000000" w:themeColor="text1"/>
        </w:rPr>
        <w:t xml:space="preserve">Company </w:t>
      </w:r>
      <w:r w:rsidR="00BC3225" w:rsidRPr="77B1BA75">
        <w:rPr>
          <w:rFonts w:ascii="Times New Roman" w:hAnsi="Times New Roman" w:cs="Times New Roman"/>
          <w:color w:val="000000" w:themeColor="text1"/>
        </w:rPr>
        <w:t>.</w:t>
      </w:r>
      <w:proofErr w:type="gramEnd"/>
      <w:r w:rsidRPr="77B1BA75">
        <w:rPr>
          <w:rFonts w:ascii="Times New Roman" w:hAnsi="Times New Roman" w:cs="Times New Roman"/>
          <w:color w:val="000000" w:themeColor="text1"/>
        </w:rPr>
        <w:t xml:space="preserve"> </w:t>
      </w:r>
      <w:commentRangeStart w:id="8"/>
      <w:commentRangeEnd w:id="8"/>
      <w:r>
        <w:rPr>
          <w:rStyle w:val="CommentReference"/>
        </w:rPr>
        <w:commentReference w:id="8"/>
      </w:r>
    </w:p>
    <w:p w14:paraId="7A0A7CAC" w14:textId="77777777" w:rsidR="002E2C50" w:rsidRPr="00FE3B1C" w:rsidRDefault="00BC3225" w:rsidP="002E2C50">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r w:rsidRPr="00FE3B1C">
        <w:rPr>
          <w:rFonts w:ascii="Times New Roman" w:hAnsi="Times New Roman" w:cs="Times New Roman"/>
          <w:color w:val="000000"/>
        </w:rPr>
        <w:t>Company will provide ongoing visibility into work progress</w:t>
      </w:r>
      <w:r w:rsidR="00FF3953" w:rsidRPr="00FE3B1C">
        <w:rPr>
          <w:rFonts w:ascii="Times New Roman" w:hAnsi="Times New Roman" w:cs="Times New Roman"/>
          <w:color w:val="000000"/>
        </w:rPr>
        <w:t>, together with regular status updates.</w:t>
      </w:r>
    </w:p>
    <w:p w14:paraId="406CCB97" w14:textId="13DACF53" w:rsidR="002E2C50" w:rsidRPr="00FE3B1C" w:rsidRDefault="002E2C50" w:rsidP="002E2C50">
      <w:pPr>
        <w:numPr>
          <w:ilvl w:val="1"/>
          <w:numId w:val="2"/>
        </w:numPr>
        <w:pBdr>
          <w:top w:val="nil"/>
          <w:left w:val="nil"/>
          <w:bottom w:val="nil"/>
          <w:right w:val="nil"/>
          <w:between w:val="nil"/>
        </w:pBdr>
        <w:spacing w:after="120" w:line="240" w:lineRule="auto"/>
        <w:jc w:val="both"/>
        <w:rPr>
          <w:rFonts w:ascii="Times New Roman" w:hAnsi="Times New Roman" w:cs="Times New Roman"/>
          <w:color w:val="000000"/>
        </w:rPr>
      </w:pPr>
      <w:r w:rsidRPr="00FE3B1C">
        <w:rPr>
          <w:rFonts w:ascii="Times New Roman" w:hAnsi="Times New Roman" w:cs="Times New Roman"/>
          <w:color w:val="000000"/>
        </w:rPr>
        <w:lastRenderedPageBreak/>
        <w:t xml:space="preserve">Company will maintain clear, timely communication, including timely response </w:t>
      </w:r>
      <w:commentRangeStart w:id="9"/>
      <w:commentRangeStart w:id="10"/>
      <w:commentRangeStart w:id="11"/>
      <w:r w:rsidRPr="00FE3B1C">
        <w:rPr>
          <w:rFonts w:ascii="Times New Roman" w:hAnsi="Times New Roman" w:cs="Times New Roman"/>
          <w:color w:val="000000"/>
        </w:rPr>
        <w:t>(within 2 business days)</w:t>
      </w:r>
      <w:commentRangeEnd w:id="9"/>
      <w:r w:rsidR="00BF350D">
        <w:rPr>
          <w:rStyle w:val="CommentReference"/>
          <w:rFonts w:ascii="Courier" w:eastAsia="Times New Roman" w:hAnsi="Courier" w:cs="Times New Roman"/>
          <w:snapToGrid w:val="0"/>
        </w:rPr>
        <w:commentReference w:id="9"/>
      </w:r>
      <w:commentRangeEnd w:id="10"/>
      <w:r w:rsidR="002F1ECF">
        <w:rPr>
          <w:rStyle w:val="CommentReference"/>
          <w:rFonts w:ascii="Courier" w:eastAsia="Times New Roman" w:hAnsi="Courier" w:cs="Times New Roman"/>
          <w:snapToGrid w:val="0"/>
        </w:rPr>
        <w:commentReference w:id="10"/>
      </w:r>
      <w:commentRangeEnd w:id="11"/>
      <w:r w:rsidR="00B95EB1">
        <w:rPr>
          <w:rStyle w:val="CommentReference"/>
          <w:rFonts w:ascii="Courier" w:eastAsia="Times New Roman" w:hAnsi="Courier" w:cs="Times New Roman"/>
          <w:snapToGrid w:val="0"/>
        </w:rPr>
        <w:commentReference w:id="11"/>
      </w:r>
      <w:r w:rsidRPr="00FE3B1C">
        <w:rPr>
          <w:rFonts w:ascii="Times New Roman" w:hAnsi="Times New Roman" w:cs="Times New Roman"/>
          <w:color w:val="000000"/>
        </w:rPr>
        <w:t xml:space="preserve"> to Client inquiries. </w:t>
      </w:r>
      <w:r w:rsidR="002F1ECF">
        <w:rPr>
          <w:rFonts w:ascii="Times New Roman" w:hAnsi="Times New Roman" w:cs="Times New Roman"/>
          <w:color w:val="000000"/>
        </w:rPr>
        <w:t xml:space="preserve">For avoidance of doubt, federal and state holidays are not business days.  Company will have </w:t>
      </w:r>
      <w:r w:rsidR="00E714DE">
        <w:rPr>
          <w:rFonts w:ascii="Times New Roman" w:hAnsi="Times New Roman" w:cs="Times New Roman"/>
          <w:color w:val="000000"/>
        </w:rPr>
        <w:t xml:space="preserve">up to an additional </w:t>
      </w:r>
      <w:r w:rsidR="002F1ECF">
        <w:rPr>
          <w:rFonts w:ascii="Times New Roman" w:hAnsi="Times New Roman" w:cs="Times New Roman"/>
          <w:color w:val="000000"/>
        </w:rPr>
        <w:t xml:space="preserve">5 business days to respond in the event the responding party is out on vacation or personal time. </w:t>
      </w:r>
    </w:p>
    <w:p w14:paraId="281E0302" w14:textId="77777777" w:rsidR="0082393D" w:rsidRPr="00FE3B1C" w:rsidRDefault="0082393D" w:rsidP="0082393D">
      <w:pPr>
        <w:pBdr>
          <w:top w:val="nil"/>
          <w:left w:val="nil"/>
          <w:bottom w:val="nil"/>
          <w:right w:val="nil"/>
          <w:between w:val="nil"/>
        </w:pBdr>
        <w:spacing w:after="120" w:line="240" w:lineRule="auto"/>
        <w:ind w:left="1440"/>
        <w:jc w:val="both"/>
        <w:rPr>
          <w:rFonts w:ascii="Times New Roman" w:hAnsi="Times New Roman" w:cs="Times New Roman"/>
          <w:color w:val="000000"/>
        </w:rPr>
      </w:pPr>
    </w:p>
    <w:p w14:paraId="12261ED5" w14:textId="73DCE43C" w:rsidR="00D03D3B" w:rsidRPr="00FE3B1C" w:rsidRDefault="00D03D3B" w:rsidP="0074108D">
      <w:pPr>
        <w:numPr>
          <w:ilvl w:val="0"/>
          <w:numId w:val="2"/>
        </w:numPr>
        <w:pBdr>
          <w:top w:val="nil"/>
          <w:left w:val="nil"/>
          <w:bottom w:val="nil"/>
          <w:right w:val="nil"/>
          <w:between w:val="nil"/>
        </w:pBdr>
        <w:spacing w:after="240"/>
        <w:jc w:val="both"/>
        <w:rPr>
          <w:rFonts w:ascii="Times New Roman" w:hAnsi="Times New Roman" w:cs="Times New Roman"/>
          <w:color w:val="000000"/>
          <w:highlight w:val="white"/>
        </w:rPr>
      </w:pPr>
      <w:r w:rsidRPr="00FE3B1C">
        <w:rPr>
          <w:rFonts w:ascii="Times New Roman" w:hAnsi="Times New Roman" w:cs="Times New Roman"/>
          <w:color w:val="000000"/>
          <w:highlight w:val="white"/>
          <w:u w:val="single"/>
        </w:rPr>
        <w:t>Team Resources</w:t>
      </w:r>
      <w:r w:rsidRPr="00FE3B1C">
        <w:rPr>
          <w:rFonts w:ascii="Times New Roman" w:hAnsi="Times New Roman" w:cs="Times New Roman"/>
          <w:color w:val="000000"/>
          <w:highlight w:val="white"/>
        </w:rPr>
        <w:t xml:space="preserve">. The Company may include the following team members based on the project </w:t>
      </w:r>
      <w:r w:rsidR="0006748C" w:rsidRPr="00FE3B1C">
        <w:rPr>
          <w:rFonts w:ascii="Times New Roman" w:hAnsi="Times New Roman" w:cs="Times New Roman"/>
          <w:color w:val="000000"/>
          <w:highlight w:val="white"/>
        </w:rPr>
        <w:t xml:space="preserve">scope and </w:t>
      </w:r>
      <w:r w:rsidRPr="00FE3B1C">
        <w:rPr>
          <w:rFonts w:ascii="Times New Roman" w:hAnsi="Times New Roman" w:cs="Times New Roman"/>
          <w:color w:val="000000"/>
          <w:highlight w:val="white"/>
        </w:rPr>
        <w:t xml:space="preserve">requirements.  The specific team members involved may vary throughout the project lifecycle and the Company reserves the right to </w:t>
      </w:r>
      <w:r w:rsidRPr="005124A3">
        <w:rPr>
          <w:rFonts w:ascii="Times New Roman" w:hAnsi="Times New Roman" w:cs="Times New Roman"/>
          <w:color w:val="000000"/>
          <w:highlight w:val="white"/>
        </w:rPr>
        <w:t xml:space="preserve">determine, at its sole discretion, the appropriate involvement of team members based on the nature of the requirements.  </w:t>
      </w:r>
      <w:r w:rsidR="005124A3" w:rsidRPr="005124A3">
        <w:rPr>
          <w:rFonts w:ascii="Times New Roman" w:hAnsi="Times New Roman" w:cs="Times New Roman"/>
          <w:color w:val="000000"/>
          <w:highlight w:val="white"/>
          <w:lang w:val="en-US"/>
        </w:rPr>
        <w:t xml:space="preserve">Client may request the removal of any client-facing personnel assigned to the Services </w:t>
      </w:r>
      <w:r w:rsidR="005124A3" w:rsidRPr="005124A3">
        <w:rPr>
          <w:rFonts w:ascii="Times New Roman" w:hAnsi="Times New Roman" w:cs="Times New Roman"/>
          <w:bCs/>
          <w:color w:val="000000"/>
          <w:highlight w:val="white"/>
          <w:lang w:val="en-US"/>
        </w:rPr>
        <w:t>for reasonable cause</w:t>
      </w:r>
      <w:r w:rsidR="005124A3" w:rsidRPr="005124A3">
        <w:rPr>
          <w:rFonts w:ascii="Times New Roman" w:hAnsi="Times New Roman" w:cs="Times New Roman"/>
          <w:color w:val="000000"/>
          <w:highlight w:val="white"/>
          <w:lang w:val="en-US"/>
        </w:rPr>
        <w:t>, which shall be limited to (</w:t>
      </w:r>
      <w:proofErr w:type="spellStart"/>
      <w:r w:rsidR="005124A3" w:rsidRPr="005124A3">
        <w:rPr>
          <w:rFonts w:ascii="Times New Roman" w:hAnsi="Times New Roman" w:cs="Times New Roman"/>
          <w:color w:val="000000"/>
          <w:highlight w:val="white"/>
          <w:lang w:val="en-US"/>
        </w:rPr>
        <w:t>i</w:t>
      </w:r>
      <w:proofErr w:type="spellEnd"/>
      <w:r w:rsidR="005124A3" w:rsidRPr="005124A3">
        <w:rPr>
          <w:rFonts w:ascii="Times New Roman" w:hAnsi="Times New Roman" w:cs="Times New Roman"/>
          <w:color w:val="000000"/>
          <w:highlight w:val="white"/>
          <w:lang w:val="en-US"/>
        </w:rPr>
        <w:t>) material failure to perform the Services in accordance with this SOW (ii) violation of applicable law or Client’s written, generally applicable policies provided to Company in advance, or (iii) conduct that is objectively and materially inconsistent with professional standards. Any removal request shall be made in good faith and shall not be arbitrary, retaliatory, or discriminatory.</w:t>
      </w:r>
      <w:ins w:id="12" w:author="Shelby Angel" w:date="2025-12-17T12:48:00Z" w16du:dateUtc="2025-12-17T18:48:00Z">
        <w:r w:rsidR="005124A3" w:rsidRPr="005124A3">
          <w:rPr>
            <w:rFonts w:ascii="Times New Roman" w:hAnsi="Times New Roman" w:cs="Times New Roman"/>
            <w:color w:val="000000"/>
            <w:highlight w:val="white"/>
            <w:lang w:val="en-US"/>
          </w:rPr>
          <w:t xml:space="preserve"> </w:t>
        </w:r>
      </w:ins>
      <w:ins w:id="13" w:author="Shelby Angel" w:date="2025-12-22T07:04:00Z" w16du:dateUtc="2025-12-22T13:04:00Z">
        <w:r w:rsidR="00F30872" w:rsidRPr="0074108D">
          <w:rPr>
            <w:rFonts w:ascii="Times New Roman" w:hAnsi="Times New Roman" w:cs="Times New Roman"/>
            <w:color w:val="000000"/>
            <w:highlight w:val="white"/>
            <w:lang w:val="en-US"/>
          </w:rPr>
          <w:t xml:space="preserve">Except in the case of gross misconduct or violation of applicable law, </w:t>
        </w:r>
        <w:r w:rsidR="00F30872" w:rsidRPr="0074108D">
          <w:rPr>
            <w:rFonts w:ascii="Times New Roman" w:hAnsi="Times New Roman" w:cs="Times New Roman"/>
            <w:color w:val="000000"/>
            <w:highlight w:val="white"/>
          </w:rPr>
          <w:t>u</w:t>
        </w:r>
      </w:ins>
      <w:ins w:id="14" w:author="Shelby Angel" w:date="2025-12-17T12:48:00Z">
        <w:r w:rsidR="005124A3" w:rsidRPr="0074108D">
          <w:rPr>
            <w:rFonts w:ascii="Times New Roman" w:hAnsi="Times New Roman" w:cs="Times New Roman"/>
            <w:color w:val="000000"/>
            <w:highlight w:val="white"/>
          </w:rPr>
          <w:t>pon receipt of a removal request</w:t>
        </w:r>
      </w:ins>
      <w:ins w:id="15" w:author="Shelby Angel" w:date="2025-12-17T12:48:00Z" w16du:dateUtc="2025-12-17T18:48:00Z">
        <w:r w:rsidR="005124A3" w:rsidRPr="0074108D">
          <w:rPr>
            <w:rFonts w:ascii="Times New Roman" w:hAnsi="Times New Roman" w:cs="Times New Roman"/>
            <w:color w:val="000000"/>
            <w:highlight w:val="white"/>
          </w:rPr>
          <w:t>, Company agrees to</w:t>
        </w:r>
      </w:ins>
      <w:ins w:id="16" w:author="Shelby Angel" w:date="2025-12-17T12:48:00Z">
        <w:r w:rsidR="005124A3" w:rsidRPr="0074108D">
          <w:rPr>
            <w:rFonts w:ascii="Times New Roman" w:hAnsi="Times New Roman" w:cs="Times New Roman"/>
            <w:color w:val="000000"/>
            <w:highlight w:val="white"/>
          </w:rPr>
          <w:t xml:space="preserve"> promptly review the request</w:t>
        </w:r>
      </w:ins>
      <w:ins w:id="17" w:author="Shelby Angel" w:date="2025-12-22T07:05:00Z" w16du:dateUtc="2025-12-22T13:05:00Z">
        <w:r w:rsidR="00F30872" w:rsidRPr="0074108D">
          <w:rPr>
            <w:rFonts w:ascii="Times New Roman" w:hAnsi="Times New Roman" w:cs="Times New Roman"/>
            <w:color w:val="000000"/>
            <w:highlight w:val="white"/>
          </w:rPr>
          <w:t>,</w:t>
        </w:r>
      </w:ins>
      <w:ins w:id="18" w:author="Shelby Angel" w:date="2025-12-17T12:48:00Z">
        <w:r w:rsidR="005124A3" w:rsidRPr="0074108D">
          <w:rPr>
            <w:rFonts w:ascii="Times New Roman" w:hAnsi="Times New Roman" w:cs="Times New Roman"/>
            <w:color w:val="000000"/>
            <w:highlight w:val="white"/>
          </w:rPr>
          <w:t xml:space="preserve"> </w:t>
        </w:r>
      </w:ins>
      <w:ins w:id="19" w:author="Shelby Angel" w:date="2025-12-17T12:48:00Z" w16du:dateUtc="2025-12-17T18:48:00Z">
        <w:r w:rsidR="005124A3" w:rsidRPr="0074108D">
          <w:rPr>
            <w:rFonts w:ascii="Times New Roman" w:hAnsi="Times New Roman" w:cs="Times New Roman"/>
            <w:color w:val="000000"/>
            <w:highlight w:val="white"/>
          </w:rPr>
          <w:t>will</w:t>
        </w:r>
      </w:ins>
      <w:ins w:id="20" w:author="Shelby Angel" w:date="2025-12-17T12:48:00Z">
        <w:r w:rsidR="005124A3" w:rsidRPr="0074108D">
          <w:rPr>
            <w:rFonts w:ascii="Times New Roman" w:hAnsi="Times New Roman" w:cs="Times New Roman"/>
            <w:color w:val="000000"/>
            <w:highlight w:val="white"/>
          </w:rPr>
          <w:t xml:space="preserve"> have </w:t>
        </w:r>
      </w:ins>
      <w:ins w:id="21" w:author="Shelby Angel" w:date="2025-12-22T07:03:00Z" w16du:dateUtc="2025-12-22T13:03:00Z">
        <w:r w:rsidR="00F30872" w:rsidRPr="0074108D">
          <w:rPr>
            <w:rFonts w:ascii="Times New Roman" w:hAnsi="Times New Roman" w:cs="Times New Roman"/>
            <w:color w:val="000000"/>
            <w:highlight w:val="white"/>
          </w:rPr>
          <w:t>a 30</w:t>
        </w:r>
      </w:ins>
      <w:ins w:id="22" w:author="Shelby Angel" w:date="2025-12-22T07:04:00Z" w16du:dateUtc="2025-12-22T13:04:00Z">
        <w:r w:rsidR="00F30872" w:rsidRPr="0074108D">
          <w:rPr>
            <w:rFonts w:ascii="Times New Roman" w:hAnsi="Times New Roman" w:cs="Times New Roman"/>
            <w:color w:val="000000"/>
            <w:highlight w:val="white"/>
          </w:rPr>
          <w:t>-</w:t>
        </w:r>
      </w:ins>
      <w:ins w:id="23" w:author="Shelby Angel" w:date="2025-12-22T07:03:00Z" w16du:dateUtc="2025-12-22T13:03:00Z">
        <w:r w:rsidR="00F30872" w:rsidRPr="0074108D">
          <w:rPr>
            <w:rFonts w:ascii="Times New Roman" w:hAnsi="Times New Roman" w:cs="Times New Roman"/>
            <w:color w:val="000000"/>
            <w:highlight w:val="white"/>
          </w:rPr>
          <w:t>day period within which to cure</w:t>
        </w:r>
      </w:ins>
      <w:ins w:id="24" w:author="Shelby Angel" w:date="2025-12-22T07:05:00Z" w16du:dateUtc="2025-12-22T13:05:00Z">
        <w:r w:rsidR="00F30872" w:rsidRPr="0074108D">
          <w:rPr>
            <w:rFonts w:ascii="Times New Roman" w:hAnsi="Times New Roman" w:cs="Times New Roman"/>
            <w:color w:val="000000"/>
            <w:highlight w:val="white"/>
          </w:rPr>
          <w:t>, and shall have the right</w:t>
        </w:r>
      </w:ins>
      <w:ins w:id="25" w:author="Shelby Angel" w:date="2025-12-17T12:48:00Z">
        <w:r w:rsidR="005124A3" w:rsidRPr="0074108D">
          <w:rPr>
            <w:rFonts w:ascii="Times New Roman" w:hAnsi="Times New Roman" w:cs="Times New Roman"/>
            <w:color w:val="000000"/>
            <w:highlight w:val="white"/>
          </w:rPr>
          <w:t xml:space="preserve"> acting reasonably, to accept or reject the request based on the facts and circumstances</w:t>
        </w:r>
      </w:ins>
      <w:commentRangeStart w:id="26"/>
      <w:commentRangeStart w:id="27"/>
      <w:commentRangeStart w:id="28"/>
      <w:commentRangeStart w:id="29"/>
      <w:commentRangeStart w:id="30"/>
      <w:ins w:id="31" w:author="Shelby Angel" w:date="2025-12-03T14:35:00Z" w16du:dateUtc="2025-12-03T20:35:00Z">
        <w:r w:rsidR="00197EEB" w:rsidRPr="0074108D">
          <w:rPr>
            <w:rFonts w:ascii="Times New Roman" w:hAnsi="Times New Roman" w:cs="Times New Roman"/>
            <w:color w:val="000000"/>
            <w:highlight w:val="white"/>
          </w:rPr>
          <w:t>.</w:t>
        </w:r>
      </w:ins>
      <w:commentRangeEnd w:id="26"/>
      <w:r w:rsidR="00EB6D0F" w:rsidRPr="0074108D">
        <w:rPr>
          <w:rStyle w:val="CommentReference"/>
          <w:rFonts w:ascii="Courier" w:eastAsia="Times New Roman" w:hAnsi="Courier" w:cs="Times New Roman"/>
          <w:snapToGrid w:val="0"/>
        </w:rPr>
        <w:commentReference w:id="26"/>
      </w:r>
      <w:commentRangeEnd w:id="27"/>
      <w:r w:rsidR="00074262" w:rsidRPr="0074108D">
        <w:rPr>
          <w:rStyle w:val="CommentReference"/>
          <w:rFonts w:ascii="Courier" w:eastAsia="Times New Roman" w:hAnsi="Courier" w:cs="Times New Roman"/>
          <w:snapToGrid w:val="0"/>
        </w:rPr>
        <w:commentReference w:id="27"/>
      </w:r>
      <w:commentRangeEnd w:id="28"/>
      <w:r w:rsidR="005124A3" w:rsidRPr="0074108D">
        <w:rPr>
          <w:rStyle w:val="CommentReference"/>
          <w:rFonts w:ascii="Courier" w:eastAsia="Times New Roman" w:hAnsi="Courier" w:cs="Times New Roman"/>
          <w:snapToGrid w:val="0"/>
        </w:rPr>
        <w:commentReference w:id="28"/>
      </w:r>
      <w:commentRangeEnd w:id="29"/>
      <w:r w:rsidR="00B95EB1" w:rsidRPr="0074108D">
        <w:rPr>
          <w:rStyle w:val="CommentReference"/>
          <w:rFonts w:ascii="Courier" w:eastAsia="Times New Roman" w:hAnsi="Courier" w:cs="Times New Roman"/>
          <w:snapToGrid w:val="0"/>
        </w:rPr>
        <w:commentReference w:id="29"/>
      </w:r>
      <w:commentRangeEnd w:id="30"/>
      <w:r w:rsidR="0074108D">
        <w:rPr>
          <w:rStyle w:val="CommentReference"/>
          <w:rFonts w:ascii="Courier" w:eastAsia="Times New Roman" w:hAnsi="Courier" w:cs="Times New Roman"/>
          <w:snapToGrid w:val="0"/>
        </w:rPr>
        <w:commentReference w:id="30"/>
      </w:r>
    </w:p>
    <w:p w14:paraId="7CB881BD" w14:textId="02BC25C6" w:rsidR="00D03D3B" w:rsidRPr="00FE3B1C" w:rsidRDefault="00D03D3B" w:rsidP="00D03D3B">
      <w:pPr>
        <w:numPr>
          <w:ilvl w:val="1"/>
          <w:numId w:val="2"/>
        </w:numPr>
        <w:pBdr>
          <w:top w:val="nil"/>
          <w:left w:val="nil"/>
          <w:bottom w:val="nil"/>
          <w:right w:val="nil"/>
          <w:between w:val="nil"/>
        </w:pBdr>
        <w:spacing w:after="0" w:line="240" w:lineRule="auto"/>
        <w:jc w:val="both"/>
        <w:rPr>
          <w:rFonts w:ascii="Times New Roman" w:hAnsi="Times New Roman" w:cs="Times New Roman"/>
          <w:color w:val="000000"/>
          <w:highlight w:val="white"/>
        </w:rPr>
      </w:pPr>
      <w:r w:rsidRPr="00FE3B1C">
        <w:rPr>
          <w:rFonts w:ascii="Times New Roman" w:hAnsi="Times New Roman" w:cs="Times New Roman"/>
          <w:color w:val="000000"/>
          <w:highlight w:val="white"/>
        </w:rPr>
        <w:t>Senior Partner(s)</w:t>
      </w:r>
    </w:p>
    <w:p w14:paraId="7D8F4E9D" w14:textId="097DA14B" w:rsidR="00D03D3B" w:rsidRPr="00FE3B1C" w:rsidRDefault="00D03D3B" w:rsidP="00D03D3B">
      <w:pPr>
        <w:numPr>
          <w:ilvl w:val="1"/>
          <w:numId w:val="2"/>
        </w:numPr>
        <w:pBdr>
          <w:top w:val="nil"/>
          <w:left w:val="nil"/>
          <w:bottom w:val="nil"/>
          <w:right w:val="nil"/>
          <w:between w:val="nil"/>
        </w:pBdr>
        <w:spacing w:after="0" w:line="240" w:lineRule="auto"/>
        <w:jc w:val="both"/>
        <w:rPr>
          <w:rFonts w:ascii="Times New Roman" w:hAnsi="Times New Roman" w:cs="Times New Roman"/>
          <w:color w:val="000000"/>
          <w:highlight w:val="white"/>
        </w:rPr>
      </w:pPr>
      <w:r w:rsidRPr="00FE3B1C">
        <w:rPr>
          <w:rFonts w:ascii="Times New Roman" w:hAnsi="Times New Roman" w:cs="Times New Roman"/>
          <w:color w:val="000000"/>
          <w:highlight w:val="white"/>
        </w:rPr>
        <w:t xml:space="preserve">Business Analyst </w:t>
      </w:r>
    </w:p>
    <w:p w14:paraId="55F4F89A" w14:textId="2D965D6F" w:rsidR="00D03D3B" w:rsidRPr="00FE3B1C" w:rsidRDefault="00D03D3B" w:rsidP="00D03D3B">
      <w:pPr>
        <w:numPr>
          <w:ilvl w:val="1"/>
          <w:numId w:val="2"/>
        </w:numPr>
        <w:pBdr>
          <w:top w:val="nil"/>
          <w:left w:val="nil"/>
          <w:bottom w:val="nil"/>
          <w:right w:val="nil"/>
          <w:between w:val="nil"/>
        </w:pBdr>
        <w:spacing w:after="0" w:line="240" w:lineRule="auto"/>
        <w:jc w:val="both"/>
        <w:rPr>
          <w:rFonts w:ascii="Times New Roman" w:hAnsi="Times New Roman" w:cs="Times New Roman"/>
          <w:color w:val="000000"/>
          <w:highlight w:val="white"/>
        </w:rPr>
      </w:pPr>
      <w:r w:rsidRPr="00FE3B1C">
        <w:rPr>
          <w:rFonts w:ascii="Times New Roman" w:hAnsi="Times New Roman" w:cs="Times New Roman"/>
          <w:color w:val="000000"/>
          <w:highlight w:val="white"/>
        </w:rPr>
        <w:t xml:space="preserve">Technical Lead </w:t>
      </w:r>
    </w:p>
    <w:p w14:paraId="6954D218" w14:textId="37DE56CD" w:rsidR="00D03D3B" w:rsidRPr="00FE3B1C" w:rsidRDefault="00D03D3B" w:rsidP="00D03D3B">
      <w:pPr>
        <w:numPr>
          <w:ilvl w:val="1"/>
          <w:numId w:val="2"/>
        </w:numPr>
        <w:pBdr>
          <w:top w:val="nil"/>
          <w:left w:val="nil"/>
          <w:bottom w:val="nil"/>
          <w:right w:val="nil"/>
          <w:between w:val="nil"/>
        </w:pBdr>
        <w:spacing w:after="0" w:line="240" w:lineRule="auto"/>
        <w:jc w:val="both"/>
        <w:rPr>
          <w:rFonts w:ascii="Times New Roman" w:hAnsi="Times New Roman" w:cs="Times New Roman"/>
          <w:color w:val="000000"/>
          <w:highlight w:val="white"/>
        </w:rPr>
      </w:pPr>
      <w:r w:rsidRPr="00FE3B1C">
        <w:rPr>
          <w:rFonts w:ascii="Times New Roman" w:hAnsi="Times New Roman" w:cs="Times New Roman"/>
          <w:color w:val="000000"/>
          <w:highlight w:val="white"/>
        </w:rPr>
        <w:t xml:space="preserve">Developer(s) </w:t>
      </w:r>
    </w:p>
    <w:p w14:paraId="070B9AF7" w14:textId="29F8FFA2" w:rsidR="00D03D3B" w:rsidRPr="00FE3B1C" w:rsidRDefault="00D03D3B" w:rsidP="00D03D3B">
      <w:pPr>
        <w:numPr>
          <w:ilvl w:val="1"/>
          <w:numId w:val="2"/>
        </w:numPr>
        <w:pBdr>
          <w:top w:val="nil"/>
          <w:left w:val="nil"/>
          <w:bottom w:val="nil"/>
          <w:right w:val="nil"/>
          <w:between w:val="nil"/>
        </w:pBdr>
        <w:spacing w:after="0" w:line="240" w:lineRule="auto"/>
        <w:jc w:val="both"/>
        <w:rPr>
          <w:rFonts w:ascii="Times New Roman" w:hAnsi="Times New Roman" w:cs="Times New Roman"/>
          <w:color w:val="000000"/>
          <w:highlight w:val="white"/>
        </w:rPr>
      </w:pPr>
      <w:r w:rsidRPr="00FE3B1C">
        <w:rPr>
          <w:rFonts w:ascii="Times New Roman" w:hAnsi="Times New Roman" w:cs="Times New Roman"/>
          <w:color w:val="000000"/>
          <w:highlight w:val="white"/>
        </w:rPr>
        <w:t>Administrative</w:t>
      </w:r>
    </w:p>
    <w:p w14:paraId="2B63A1E6" w14:textId="77777777" w:rsidR="00D03D3B" w:rsidRPr="00FE3B1C" w:rsidRDefault="00D03D3B" w:rsidP="00D03D3B">
      <w:pPr>
        <w:pBdr>
          <w:top w:val="nil"/>
          <w:left w:val="nil"/>
          <w:bottom w:val="nil"/>
          <w:right w:val="nil"/>
          <w:between w:val="nil"/>
        </w:pBdr>
        <w:spacing w:after="0" w:line="240" w:lineRule="auto"/>
        <w:ind w:left="360"/>
        <w:jc w:val="both"/>
        <w:rPr>
          <w:rFonts w:ascii="Times New Roman" w:hAnsi="Times New Roman" w:cs="Times New Roman"/>
          <w:color w:val="000000"/>
        </w:rPr>
      </w:pPr>
    </w:p>
    <w:p w14:paraId="3CBCA925" w14:textId="56772F05" w:rsidR="00D03D3B" w:rsidRPr="00FE3B1C" w:rsidRDefault="00D03D3B" w:rsidP="00D03D3B">
      <w:pPr>
        <w:pBdr>
          <w:top w:val="nil"/>
          <w:left w:val="nil"/>
          <w:bottom w:val="nil"/>
          <w:right w:val="nil"/>
          <w:between w:val="nil"/>
        </w:pBdr>
        <w:spacing w:after="0" w:line="240" w:lineRule="auto"/>
        <w:ind w:left="720"/>
        <w:jc w:val="both"/>
        <w:rPr>
          <w:rFonts w:ascii="Times New Roman" w:hAnsi="Times New Roman" w:cs="Times New Roman"/>
          <w:color w:val="000000"/>
        </w:rPr>
      </w:pPr>
      <w:r w:rsidRPr="00FE3B1C">
        <w:rPr>
          <w:rFonts w:ascii="Times New Roman" w:hAnsi="Times New Roman" w:cs="Times New Roman"/>
          <w:color w:val="000000"/>
        </w:rPr>
        <w:t xml:space="preserve">Additional roles may be utilized by the Company </w:t>
      </w:r>
      <w:r w:rsidR="00977B13" w:rsidRPr="00FE3B1C">
        <w:rPr>
          <w:rFonts w:ascii="Times New Roman" w:hAnsi="Times New Roman" w:cs="Times New Roman"/>
          <w:color w:val="000000"/>
        </w:rPr>
        <w:t xml:space="preserve">per the terms of this SOW, including </w:t>
      </w:r>
      <w:r w:rsidRPr="00FE3B1C">
        <w:rPr>
          <w:rFonts w:ascii="Times New Roman" w:hAnsi="Times New Roman" w:cs="Times New Roman"/>
          <w:color w:val="000000"/>
        </w:rPr>
        <w:t xml:space="preserve">as outlined in </w:t>
      </w:r>
      <w:r w:rsidR="00E620B8" w:rsidRPr="00FE3B1C">
        <w:rPr>
          <w:rFonts w:ascii="Times New Roman" w:hAnsi="Times New Roman" w:cs="Times New Roman"/>
          <w:color w:val="000000"/>
          <w:u w:val="single"/>
        </w:rPr>
        <w:t xml:space="preserve">Appendix </w:t>
      </w:r>
      <w:r w:rsidRPr="00FE3B1C">
        <w:rPr>
          <w:rFonts w:ascii="Times New Roman" w:hAnsi="Times New Roman" w:cs="Times New Roman"/>
          <w:color w:val="000000"/>
          <w:u w:val="single"/>
        </w:rPr>
        <w:t>B</w:t>
      </w:r>
      <w:r w:rsidRPr="00FE3B1C">
        <w:rPr>
          <w:rFonts w:ascii="Times New Roman" w:hAnsi="Times New Roman" w:cs="Times New Roman"/>
          <w:color w:val="000000"/>
        </w:rPr>
        <w:t xml:space="preserve">. </w:t>
      </w:r>
      <w:r w:rsidR="0006748C" w:rsidRPr="00FE3B1C">
        <w:rPr>
          <w:rFonts w:ascii="Times New Roman" w:hAnsi="Times New Roman" w:cs="Times New Roman"/>
          <w:color w:val="000000"/>
        </w:rPr>
        <w:t xml:space="preserve"> </w:t>
      </w:r>
      <w:r w:rsidRPr="00FE3B1C">
        <w:rPr>
          <w:rFonts w:ascii="Times New Roman" w:hAnsi="Times New Roman" w:cs="Times New Roman"/>
          <w:color w:val="000000"/>
        </w:rPr>
        <w:t>If any of these roles are not included in this SOW, the Client shall approve the role and rate prior to engagement.</w:t>
      </w:r>
      <w:r w:rsidR="0082393D" w:rsidRPr="00FE3B1C">
        <w:rPr>
          <w:rFonts w:ascii="Times New Roman" w:hAnsi="Times New Roman" w:cs="Times New Roman"/>
          <w:color w:val="000000"/>
        </w:rPr>
        <w:t xml:space="preserve">  </w:t>
      </w:r>
      <w:r w:rsidRPr="00FE3B1C">
        <w:rPr>
          <w:rFonts w:ascii="Times New Roman" w:hAnsi="Times New Roman" w:cs="Times New Roman"/>
          <w:color w:val="000000"/>
        </w:rPr>
        <w:t xml:space="preserve"> </w:t>
      </w:r>
    </w:p>
    <w:p w14:paraId="012664C5" w14:textId="3C579A80" w:rsidR="00D03D3B" w:rsidRPr="00FE3B1C" w:rsidRDefault="00D03D3B" w:rsidP="00D03D3B">
      <w:pPr>
        <w:pBdr>
          <w:top w:val="nil"/>
          <w:left w:val="nil"/>
          <w:bottom w:val="nil"/>
          <w:right w:val="nil"/>
          <w:between w:val="nil"/>
        </w:pBdr>
        <w:spacing w:after="0" w:line="240" w:lineRule="auto"/>
        <w:jc w:val="both"/>
        <w:rPr>
          <w:rFonts w:ascii="Times New Roman" w:hAnsi="Times New Roman" w:cs="Times New Roman"/>
          <w:color w:val="000000"/>
          <w:highlight w:val="white"/>
        </w:rPr>
      </w:pPr>
    </w:p>
    <w:p w14:paraId="7DAF77FB" w14:textId="3553C3E2" w:rsidR="00D72D8B" w:rsidRPr="00FE3B1C" w:rsidRDefault="00195597">
      <w:pPr>
        <w:numPr>
          <w:ilvl w:val="0"/>
          <w:numId w:val="2"/>
        </w:numPr>
        <w:pBdr>
          <w:top w:val="nil"/>
          <w:left w:val="nil"/>
          <w:bottom w:val="nil"/>
          <w:right w:val="nil"/>
          <w:between w:val="nil"/>
        </w:pBdr>
        <w:spacing w:after="240" w:line="240" w:lineRule="auto"/>
        <w:jc w:val="both"/>
        <w:rPr>
          <w:rFonts w:ascii="Times New Roman" w:hAnsi="Times New Roman" w:cs="Times New Roman"/>
          <w:color w:val="000000"/>
          <w:highlight w:val="white"/>
        </w:rPr>
      </w:pPr>
      <w:r w:rsidRPr="00FE3B1C">
        <w:rPr>
          <w:rFonts w:ascii="Times New Roman" w:hAnsi="Times New Roman" w:cs="Times New Roman"/>
          <w:color w:val="000000"/>
          <w:highlight w:val="white"/>
          <w:u w:val="single"/>
        </w:rPr>
        <w:t>Deliverables</w:t>
      </w:r>
      <w:r w:rsidR="00BE72D2" w:rsidRPr="00FE3B1C">
        <w:rPr>
          <w:rFonts w:ascii="Times New Roman" w:hAnsi="Times New Roman" w:cs="Times New Roman"/>
          <w:color w:val="000000"/>
          <w:highlight w:val="white"/>
          <w:u w:val="single"/>
        </w:rPr>
        <w:t>/Work Product</w:t>
      </w:r>
      <w:r w:rsidRPr="00FE3B1C">
        <w:rPr>
          <w:rFonts w:ascii="Times New Roman" w:hAnsi="Times New Roman" w:cs="Times New Roman"/>
          <w:color w:val="000000"/>
          <w:highlight w:val="white"/>
        </w:rPr>
        <w:t xml:space="preserve">. The defined </w:t>
      </w:r>
      <w:r w:rsidR="00BE72D2" w:rsidRPr="00FE3B1C">
        <w:rPr>
          <w:rFonts w:ascii="Times New Roman" w:hAnsi="Times New Roman" w:cs="Times New Roman"/>
          <w:color w:val="000000"/>
          <w:highlight w:val="white"/>
        </w:rPr>
        <w:t>Work Product</w:t>
      </w:r>
      <w:r w:rsidR="00977B13" w:rsidRPr="00FE3B1C">
        <w:rPr>
          <w:rFonts w:ascii="Times New Roman" w:hAnsi="Times New Roman" w:cs="Times New Roman"/>
          <w:color w:val="000000"/>
          <w:highlight w:val="white"/>
        </w:rPr>
        <w:t xml:space="preserve"> is</w:t>
      </w:r>
      <w:r w:rsidRPr="00FE3B1C">
        <w:rPr>
          <w:rFonts w:ascii="Times New Roman" w:hAnsi="Times New Roman" w:cs="Times New Roman"/>
          <w:color w:val="000000"/>
          <w:highlight w:val="white"/>
        </w:rPr>
        <w:t xml:space="preserve"> for </w:t>
      </w:r>
      <w:r w:rsidR="00D72D8B" w:rsidRPr="00FE3B1C">
        <w:rPr>
          <w:rFonts w:ascii="Times New Roman" w:hAnsi="Times New Roman" w:cs="Times New Roman"/>
          <w:color w:val="000000"/>
          <w:highlight w:val="white"/>
        </w:rPr>
        <w:t xml:space="preserve">the Client </w:t>
      </w:r>
      <w:r w:rsidR="00C24AA2" w:rsidRPr="00FE3B1C">
        <w:rPr>
          <w:rFonts w:ascii="Times New Roman" w:hAnsi="Times New Roman" w:cs="Times New Roman"/>
          <w:color w:val="000000"/>
          <w:highlight w:val="white"/>
        </w:rPr>
        <w:t xml:space="preserve">Phase 0 </w:t>
      </w:r>
      <w:r w:rsidR="00D72D8B" w:rsidRPr="00FE3B1C">
        <w:rPr>
          <w:rFonts w:ascii="Times New Roman" w:hAnsi="Times New Roman" w:cs="Times New Roman"/>
          <w:color w:val="000000"/>
          <w:highlight w:val="white"/>
        </w:rPr>
        <w:t>Audit and Discovery phase.  The Audit and Discovery report</w:t>
      </w:r>
      <w:r w:rsidR="00415644" w:rsidRPr="00FE3B1C">
        <w:rPr>
          <w:rFonts w:ascii="Times New Roman" w:hAnsi="Times New Roman" w:cs="Times New Roman"/>
          <w:color w:val="000000"/>
          <w:highlight w:val="white"/>
        </w:rPr>
        <w:t xml:space="preserve"> (the “</w:t>
      </w:r>
      <w:r w:rsidR="00415644" w:rsidRPr="00FE3B1C">
        <w:rPr>
          <w:rFonts w:ascii="Times New Roman" w:hAnsi="Times New Roman" w:cs="Times New Roman"/>
          <w:color w:val="000000"/>
          <w:highlight w:val="white"/>
          <w:u w:val="single"/>
        </w:rPr>
        <w:t>Deck</w:t>
      </w:r>
      <w:r w:rsidR="00415644" w:rsidRPr="00FE3B1C">
        <w:rPr>
          <w:rFonts w:ascii="Times New Roman" w:hAnsi="Times New Roman" w:cs="Times New Roman"/>
          <w:color w:val="000000"/>
          <w:highlight w:val="white"/>
        </w:rPr>
        <w:t>”)</w:t>
      </w:r>
      <w:r w:rsidR="00D72D8B" w:rsidRPr="00FE3B1C">
        <w:rPr>
          <w:rFonts w:ascii="Times New Roman" w:hAnsi="Times New Roman" w:cs="Times New Roman"/>
          <w:color w:val="000000"/>
          <w:highlight w:val="white"/>
        </w:rPr>
        <w:t xml:space="preserve"> shall include the following findings and recommendations:</w:t>
      </w:r>
    </w:p>
    <w:p w14:paraId="5D6B34BD" w14:textId="0EEB1660" w:rsidR="00DB600F" w:rsidRPr="00FE3B1C" w:rsidRDefault="00D72D8B" w:rsidP="009C2C59">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sidRPr="00FE3B1C">
        <w:rPr>
          <w:rFonts w:ascii="Times New Roman" w:hAnsi="Times New Roman" w:cs="Times New Roman"/>
          <w:highlight w:val="white"/>
        </w:rPr>
        <w:t xml:space="preserve">Onsite Audit Reports </w:t>
      </w:r>
    </w:p>
    <w:p w14:paraId="2A71C213" w14:textId="0BDA546D" w:rsidR="00D72D8B" w:rsidRPr="00FE3B1C" w:rsidRDefault="00D72D8B" w:rsidP="009C2C59">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sidRPr="00FE3B1C">
        <w:rPr>
          <w:rFonts w:ascii="Times New Roman" w:hAnsi="Times New Roman" w:cs="Times New Roman"/>
          <w:highlight w:val="white"/>
        </w:rPr>
        <w:t xml:space="preserve">Gold’s Gym Survey Support </w:t>
      </w:r>
    </w:p>
    <w:p w14:paraId="6C7379D1" w14:textId="023AF0FD" w:rsidR="00D72D8B" w:rsidRPr="00FE3B1C" w:rsidRDefault="00D72D8B" w:rsidP="009C2C59">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sidRPr="00FE3B1C">
        <w:rPr>
          <w:rFonts w:ascii="Times New Roman" w:hAnsi="Times New Roman" w:cs="Times New Roman"/>
          <w:highlight w:val="white"/>
        </w:rPr>
        <w:t xml:space="preserve">Stakeholder Interviews </w:t>
      </w:r>
    </w:p>
    <w:p w14:paraId="50CABD17" w14:textId="036423F0" w:rsidR="00D72D8B" w:rsidRPr="00FE3B1C" w:rsidRDefault="00D72D8B" w:rsidP="009C2C59">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sidRPr="00FE3B1C">
        <w:rPr>
          <w:rFonts w:ascii="Times New Roman" w:hAnsi="Times New Roman" w:cs="Times New Roman"/>
          <w:highlight w:val="white"/>
        </w:rPr>
        <w:t xml:space="preserve">Technology Stack Audit </w:t>
      </w:r>
    </w:p>
    <w:p w14:paraId="68EB4F69" w14:textId="1DF1807F" w:rsidR="00D72D8B" w:rsidRPr="00FE3B1C" w:rsidRDefault="00D72D8B" w:rsidP="009C2C59">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sidRPr="00FE3B1C">
        <w:rPr>
          <w:rFonts w:ascii="Times New Roman" w:hAnsi="Times New Roman" w:cs="Times New Roman"/>
          <w:highlight w:val="white"/>
        </w:rPr>
        <w:t xml:space="preserve">Business Process Review </w:t>
      </w:r>
    </w:p>
    <w:p w14:paraId="785794EB" w14:textId="07E00CEA" w:rsidR="00D72D8B" w:rsidRPr="00FE3B1C" w:rsidRDefault="00D72D8B" w:rsidP="009C2C59">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sidRPr="00FE3B1C">
        <w:rPr>
          <w:rFonts w:ascii="Times New Roman" w:hAnsi="Times New Roman" w:cs="Times New Roman"/>
          <w:highlight w:val="white"/>
        </w:rPr>
        <w:t xml:space="preserve">Dashboard / KPI </w:t>
      </w:r>
    </w:p>
    <w:p w14:paraId="23A6A689" w14:textId="137ECB35" w:rsidR="00D72D8B" w:rsidRPr="00FE3B1C" w:rsidRDefault="00D72D8B" w:rsidP="009C2C59">
      <w:pPr>
        <w:pStyle w:val="ListParagraph"/>
        <w:numPr>
          <w:ilvl w:val="1"/>
          <w:numId w:val="2"/>
        </w:numPr>
        <w:pBdr>
          <w:top w:val="nil"/>
          <w:left w:val="nil"/>
          <w:bottom w:val="nil"/>
          <w:right w:val="nil"/>
          <w:between w:val="nil"/>
        </w:pBdr>
        <w:spacing w:after="0" w:line="240" w:lineRule="auto"/>
        <w:jc w:val="both"/>
        <w:rPr>
          <w:rFonts w:ascii="Times New Roman" w:hAnsi="Times New Roman" w:cs="Times New Roman"/>
          <w:highlight w:val="white"/>
        </w:rPr>
      </w:pPr>
      <w:r w:rsidRPr="00FE3B1C">
        <w:rPr>
          <w:rFonts w:ascii="Times New Roman" w:hAnsi="Times New Roman" w:cs="Times New Roman"/>
          <w:highlight w:val="white"/>
        </w:rPr>
        <w:t xml:space="preserve">Phase 1 – 7 Plans </w:t>
      </w:r>
    </w:p>
    <w:p w14:paraId="4F229EFA" w14:textId="77777777" w:rsidR="0082393D" w:rsidRPr="00FE3B1C" w:rsidRDefault="0082393D" w:rsidP="00091A13">
      <w:pPr>
        <w:pBdr>
          <w:top w:val="nil"/>
          <w:left w:val="nil"/>
          <w:bottom w:val="nil"/>
          <w:right w:val="nil"/>
          <w:between w:val="nil"/>
        </w:pBdr>
        <w:spacing w:after="0" w:line="240" w:lineRule="auto"/>
        <w:jc w:val="both"/>
        <w:rPr>
          <w:rFonts w:ascii="Times New Roman" w:hAnsi="Times New Roman" w:cs="Times New Roman"/>
          <w:highlight w:val="white"/>
        </w:rPr>
      </w:pPr>
    </w:p>
    <w:p w14:paraId="04BD365E" w14:textId="698E929C" w:rsidR="0082393D" w:rsidRPr="00FE3B1C" w:rsidRDefault="00F03841" w:rsidP="0082393D">
      <w:pPr>
        <w:pBdr>
          <w:top w:val="nil"/>
          <w:left w:val="nil"/>
          <w:bottom w:val="nil"/>
          <w:right w:val="nil"/>
          <w:between w:val="nil"/>
        </w:pBdr>
        <w:spacing w:after="0" w:line="240" w:lineRule="auto"/>
        <w:ind w:left="720"/>
        <w:jc w:val="both"/>
        <w:rPr>
          <w:rFonts w:ascii="Times New Roman" w:hAnsi="Times New Roman" w:cs="Times New Roman"/>
          <w:highlight w:val="white"/>
        </w:rPr>
      </w:pPr>
      <w:r w:rsidRPr="00FE3B1C">
        <w:rPr>
          <w:rFonts w:ascii="Times New Roman" w:hAnsi="Times New Roman" w:cs="Times New Roman"/>
          <w:highlight w:val="white"/>
        </w:rPr>
        <w:t>Company shall be</w:t>
      </w:r>
      <w:r w:rsidR="0082393D" w:rsidRPr="00FE3B1C">
        <w:rPr>
          <w:rFonts w:ascii="Times New Roman" w:hAnsi="Times New Roman" w:cs="Times New Roman"/>
          <w:highlight w:val="white"/>
        </w:rPr>
        <w:t xml:space="preserve"> available for general advisory and support on key decisions</w:t>
      </w:r>
      <w:r w:rsidR="00BF350D">
        <w:rPr>
          <w:rFonts w:ascii="Times New Roman" w:hAnsi="Times New Roman" w:cs="Times New Roman"/>
          <w:highlight w:val="white"/>
        </w:rPr>
        <w:t xml:space="preserve"> during SOW No. 01</w:t>
      </w:r>
      <w:r w:rsidR="0082393D" w:rsidRPr="00FE3B1C">
        <w:rPr>
          <w:rFonts w:ascii="Times New Roman" w:hAnsi="Times New Roman" w:cs="Times New Roman"/>
          <w:highlight w:val="white"/>
        </w:rPr>
        <w:t xml:space="preserve">. </w:t>
      </w:r>
    </w:p>
    <w:p w14:paraId="42D0B4C9" w14:textId="77777777" w:rsidR="009C2C59" w:rsidRPr="00FE3B1C" w:rsidRDefault="009C2C59" w:rsidP="0082393D">
      <w:pPr>
        <w:pBdr>
          <w:top w:val="nil"/>
          <w:left w:val="nil"/>
          <w:bottom w:val="nil"/>
          <w:right w:val="nil"/>
          <w:between w:val="nil"/>
        </w:pBdr>
        <w:spacing w:after="0" w:line="240" w:lineRule="auto"/>
        <w:jc w:val="both"/>
        <w:rPr>
          <w:rFonts w:ascii="Times New Roman" w:hAnsi="Times New Roman" w:cs="Times New Roman"/>
        </w:rPr>
      </w:pPr>
    </w:p>
    <w:p w14:paraId="74D31478" w14:textId="6C93F9BD" w:rsidR="00DB600F" w:rsidRPr="00FE3B1C" w:rsidRDefault="00195597">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FE3B1C">
        <w:rPr>
          <w:rFonts w:ascii="Times New Roman" w:hAnsi="Times New Roman" w:cs="Times New Roman"/>
          <w:color w:val="000000"/>
          <w:u w:val="single"/>
        </w:rPr>
        <w:t>Timelines</w:t>
      </w:r>
      <w:r w:rsidRPr="00FE3B1C">
        <w:rPr>
          <w:rFonts w:ascii="Times New Roman" w:hAnsi="Times New Roman" w:cs="Times New Roman"/>
          <w:color w:val="000000"/>
        </w:rPr>
        <w:t xml:space="preserve">.  The timelines provided below </w:t>
      </w:r>
      <w:r w:rsidRPr="00276CC8">
        <w:rPr>
          <w:color w:val="000000"/>
          <w:highlight w:val="white"/>
        </w:rPr>
        <w:t xml:space="preserve">are estimates </w:t>
      </w:r>
      <w:r w:rsidRPr="00276CC8">
        <w:rPr>
          <w:rFonts w:ascii="Times New Roman" w:hAnsi="Times New Roman" w:cs="Times New Roman"/>
          <w:color w:val="000000"/>
        </w:rPr>
        <w:t xml:space="preserve">and </w:t>
      </w:r>
      <w:r w:rsidR="009E49AA" w:rsidRPr="009E49AA">
        <w:rPr>
          <w:rFonts w:ascii="Times New Roman" w:hAnsi="Times New Roman" w:cs="Times New Roman"/>
          <w:color w:val="000000"/>
        </w:rPr>
        <w:t>ha</w:t>
      </w:r>
      <w:r w:rsidR="00276CC8">
        <w:rPr>
          <w:rFonts w:ascii="Times New Roman" w:hAnsi="Times New Roman" w:cs="Times New Roman"/>
          <w:color w:val="000000"/>
        </w:rPr>
        <w:t>ve</w:t>
      </w:r>
      <w:r w:rsidR="009E49AA" w:rsidRPr="009E49AA">
        <w:rPr>
          <w:rFonts w:ascii="Times New Roman" w:hAnsi="Times New Roman" w:cs="Times New Roman"/>
          <w:color w:val="000000"/>
        </w:rPr>
        <w:t xml:space="preserve"> contingencies</w:t>
      </w:r>
      <w:r w:rsidRPr="00276CC8">
        <w:rPr>
          <w:rFonts w:ascii="Times New Roman" w:hAnsi="Times New Roman" w:cs="Times New Roman"/>
          <w:color w:val="000000"/>
        </w:rPr>
        <w:t xml:space="preserve">.  Certain </w:t>
      </w:r>
      <w:r w:rsidR="00F403F3" w:rsidRPr="00FE3B1C">
        <w:rPr>
          <w:rFonts w:ascii="Times New Roman" w:hAnsi="Times New Roman" w:cs="Times New Roman"/>
          <w:color w:val="000000"/>
        </w:rPr>
        <w:t>aspect</w:t>
      </w:r>
      <w:r w:rsidR="00276CC8">
        <w:rPr>
          <w:rFonts w:ascii="Times New Roman" w:hAnsi="Times New Roman" w:cs="Times New Roman"/>
          <w:color w:val="000000"/>
        </w:rPr>
        <w:t>s</w:t>
      </w:r>
      <w:r w:rsidRPr="00FE3B1C">
        <w:rPr>
          <w:rFonts w:ascii="Times New Roman" w:hAnsi="Times New Roman" w:cs="Times New Roman"/>
          <w:color w:val="000000"/>
        </w:rPr>
        <w:t xml:space="preserve"> may change based on other circumstances</w:t>
      </w:r>
      <w:r w:rsidR="0082393D" w:rsidRPr="00FE3B1C">
        <w:rPr>
          <w:rFonts w:ascii="Times New Roman" w:hAnsi="Times New Roman" w:cs="Times New Roman"/>
          <w:color w:val="000000"/>
        </w:rPr>
        <w:t xml:space="preserve"> or lack of Client availability or delays on the collection of information.  </w:t>
      </w:r>
    </w:p>
    <w:p w14:paraId="60C52951" w14:textId="77777777" w:rsidR="00DB600F" w:rsidRPr="00FE3B1C" w:rsidRDefault="00DB600F">
      <w:pPr>
        <w:pBdr>
          <w:top w:val="nil"/>
          <w:left w:val="nil"/>
          <w:bottom w:val="nil"/>
          <w:right w:val="nil"/>
          <w:between w:val="nil"/>
        </w:pBdr>
        <w:spacing w:after="0" w:line="240" w:lineRule="auto"/>
        <w:ind w:left="720"/>
        <w:jc w:val="both"/>
        <w:rPr>
          <w:rFonts w:ascii="Times New Roman" w:hAnsi="Times New Roman" w:cs="Times New Roman"/>
          <w:color w:val="000000"/>
        </w:rPr>
      </w:pPr>
    </w:p>
    <w:p w14:paraId="61BA6B1D" w14:textId="1B56FF3E" w:rsidR="00D72D8B" w:rsidRPr="00FE3B1C" w:rsidRDefault="00D72D8B">
      <w:pPr>
        <w:numPr>
          <w:ilvl w:val="1"/>
          <w:numId w:val="2"/>
        </w:numPr>
        <w:pBdr>
          <w:top w:val="nil"/>
          <w:left w:val="nil"/>
          <w:bottom w:val="nil"/>
          <w:right w:val="nil"/>
          <w:between w:val="nil"/>
        </w:pBdr>
        <w:spacing w:after="0" w:line="240" w:lineRule="auto"/>
        <w:jc w:val="both"/>
        <w:rPr>
          <w:rFonts w:ascii="Times New Roman" w:hAnsi="Times New Roman" w:cs="Times New Roman"/>
        </w:rPr>
      </w:pPr>
      <w:r w:rsidRPr="00FE3B1C">
        <w:rPr>
          <w:rFonts w:ascii="Times New Roman" w:hAnsi="Times New Roman" w:cs="Times New Roman"/>
        </w:rPr>
        <w:t xml:space="preserve">The project will kick off </w:t>
      </w:r>
      <w:r w:rsidR="001E1138" w:rsidRPr="00FE3B1C">
        <w:rPr>
          <w:rFonts w:ascii="Times New Roman" w:hAnsi="Times New Roman" w:cs="Times New Roman"/>
        </w:rPr>
        <w:t xml:space="preserve">on the </w:t>
      </w:r>
      <w:r w:rsidR="00DB6AB0" w:rsidRPr="00FE3B1C">
        <w:rPr>
          <w:rFonts w:ascii="Times New Roman" w:hAnsi="Times New Roman" w:cs="Times New Roman"/>
        </w:rPr>
        <w:t xml:space="preserve">SOW No. 01 </w:t>
      </w:r>
      <w:r w:rsidR="001E1138" w:rsidRPr="00FE3B1C">
        <w:rPr>
          <w:rFonts w:ascii="Times New Roman" w:hAnsi="Times New Roman" w:cs="Times New Roman"/>
        </w:rPr>
        <w:t xml:space="preserve">Effective </w:t>
      </w:r>
      <w:r w:rsidR="009E49AA" w:rsidRPr="00FE3B1C">
        <w:rPr>
          <w:rFonts w:ascii="Times New Roman" w:hAnsi="Times New Roman" w:cs="Times New Roman"/>
        </w:rPr>
        <w:t>Date and</w:t>
      </w:r>
      <w:r w:rsidR="00DB6AB0" w:rsidRPr="00FE3B1C">
        <w:rPr>
          <w:rFonts w:ascii="Times New Roman" w:hAnsi="Times New Roman" w:cs="Times New Roman"/>
        </w:rPr>
        <w:t xml:space="preserve"> payment of the </w:t>
      </w:r>
      <w:r w:rsidR="0082393D" w:rsidRPr="00FE3B1C">
        <w:rPr>
          <w:rFonts w:ascii="Times New Roman" w:hAnsi="Times New Roman" w:cs="Times New Roman"/>
        </w:rPr>
        <w:t>deposit</w:t>
      </w:r>
      <w:r w:rsidR="001E1138" w:rsidRPr="00FE3B1C">
        <w:rPr>
          <w:rFonts w:ascii="Times New Roman" w:hAnsi="Times New Roman" w:cs="Times New Roman"/>
        </w:rPr>
        <w:t xml:space="preserve"> </w:t>
      </w:r>
      <w:r w:rsidR="00DB78BC" w:rsidRPr="00FE3B1C">
        <w:rPr>
          <w:rFonts w:ascii="Times New Roman" w:hAnsi="Times New Roman" w:cs="Times New Roman"/>
        </w:rPr>
        <w:t xml:space="preserve">referenced </w:t>
      </w:r>
      <w:r w:rsidR="0082393D" w:rsidRPr="00FE3B1C">
        <w:rPr>
          <w:rFonts w:ascii="Times New Roman" w:hAnsi="Times New Roman" w:cs="Times New Roman"/>
        </w:rPr>
        <w:t xml:space="preserve">in </w:t>
      </w:r>
      <w:r w:rsidR="00DB78BC" w:rsidRPr="00FE3B1C">
        <w:rPr>
          <w:rFonts w:ascii="Times New Roman" w:hAnsi="Times New Roman" w:cs="Times New Roman"/>
        </w:rPr>
        <w:t>S</w:t>
      </w:r>
      <w:r w:rsidR="0082393D" w:rsidRPr="00FE3B1C">
        <w:rPr>
          <w:rFonts w:ascii="Times New Roman" w:hAnsi="Times New Roman" w:cs="Times New Roman"/>
        </w:rPr>
        <w:t xml:space="preserve">ection 7. </w:t>
      </w:r>
    </w:p>
    <w:p w14:paraId="65D47B64" w14:textId="186B927A" w:rsidR="0082393D" w:rsidRPr="00FE3B1C" w:rsidRDefault="00D72D8B" w:rsidP="77B1BA75">
      <w:pPr>
        <w:numPr>
          <w:ilvl w:val="1"/>
          <w:numId w:val="2"/>
        </w:numPr>
        <w:pBdr>
          <w:top w:val="nil"/>
          <w:left w:val="nil"/>
          <w:bottom w:val="nil"/>
          <w:right w:val="nil"/>
          <w:between w:val="nil"/>
        </w:pBdr>
        <w:spacing w:after="0" w:line="240" w:lineRule="auto"/>
        <w:jc w:val="both"/>
        <w:rPr>
          <w:rFonts w:ascii="Times New Roman" w:hAnsi="Times New Roman" w:cs="Times New Roman"/>
        </w:rPr>
      </w:pPr>
      <w:r w:rsidRPr="77B1BA75">
        <w:rPr>
          <w:rFonts w:ascii="Times New Roman" w:hAnsi="Times New Roman" w:cs="Times New Roman"/>
        </w:rPr>
        <w:lastRenderedPageBreak/>
        <w:t xml:space="preserve">The estimated timeline for </w:t>
      </w:r>
      <w:r w:rsidR="0087181F" w:rsidRPr="77B1BA75">
        <w:rPr>
          <w:rFonts w:ascii="Times New Roman" w:hAnsi="Times New Roman" w:cs="Times New Roman"/>
        </w:rPr>
        <w:t>this SOW No. 01</w:t>
      </w:r>
      <w:r w:rsidR="00B80B09" w:rsidRPr="77B1BA75">
        <w:rPr>
          <w:rFonts w:ascii="Times New Roman" w:hAnsi="Times New Roman" w:cs="Times New Roman"/>
        </w:rPr>
        <w:t>, as</w:t>
      </w:r>
      <w:r w:rsidR="00DB6AB0" w:rsidRPr="77B1BA75">
        <w:rPr>
          <w:rFonts w:ascii="Times New Roman" w:hAnsi="Times New Roman" w:cs="Times New Roman"/>
        </w:rPr>
        <w:t xml:space="preserve"> set forth</w:t>
      </w:r>
      <w:r w:rsidRPr="77B1BA75">
        <w:rPr>
          <w:rFonts w:ascii="Times New Roman" w:hAnsi="Times New Roman" w:cs="Times New Roman"/>
        </w:rPr>
        <w:t xml:space="preserve"> in Appendix A </w:t>
      </w:r>
      <w:r w:rsidR="00B80B09" w:rsidRPr="77B1BA75">
        <w:rPr>
          <w:rFonts w:ascii="Times New Roman" w:hAnsi="Times New Roman" w:cs="Times New Roman"/>
        </w:rPr>
        <w:t xml:space="preserve">is </w:t>
      </w:r>
      <w:r w:rsidR="0082393D" w:rsidRPr="77B1BA75">
        <w:rPr>
          <w:rFonts w:ascii="Times New Roman" w:hAnsi="Times New Roman" w:cs="Times New Roman"/>
        </w:rPr>
        <w:t>4-6 weeks (not including holiday weeks) with an estimated contingency of 2 weeks</w:t>
      </w:r>
      <w:r w:rsidR="00585559">
        <w:rPr>
          <w:rFonts w:ascii="Times New Roman" w:hAnsi="Times New Roman" w:cs="Times New Roman"/>
        </w:rPr>
        <w:t xml:space="preserve"> from </w:t>
      </w:r>
      <w:r w:rsidR="00585559" w:rsidRPr="00585559">
        <w:rPr>
          <w:rFonts w:ascii="Times New Roman" w:hAnsi="Times New Roman" w:cs="Times New Roman"/>
          <w:highlight w:val="yellow"/>
        </w:rPr>
        <w:t xml:space="preserve">the Effective Date of the SOW No. </w:t>
      </w:r>
      <w:commentRangeStart w:id="32"/>
      <w:r w:rsidR="00585559" w:rsidRPr="00585559">
        <w:rPr>
          <w:rFonts w:ascii="Times New Roman" w:hAnsi="Times New Roman" w:cs="Times New Roman"/>
          <w:highlight w:val="yellow"/>
        </w:rPr>
        <w:t>01</w:t>
      </w:r>
      <w:commentRangeEnd w:id="32"/>
      <w:r w:rsidR="00585559">
        <w:rPr>
          <w:rStyle w:val="CommentReference"/>
          <w:rFonts w:ascii="Courier" w:eastAsia="Times New Roman" w:hAnsi="Courier" w:cs="Times New Roman"/>
          <w:snapToGrid w:val="0"/>
        </w:rPr>
        <w:commentReference w:id="32"/>
      </w:r>
      <w:r w:rsidR="0082393D" w:rsidRPr="00585559">
        <w:rPr>
          <w:rFonts w:ascii="Times New Roman" w:hAnsi="Times New Roman" w:cs="Times New Roman"/>
          <w:highlight w:val="yellow"/>
        </w:rPr>
        <w:t>.</w:t>
      </w:r>
      <w:r w:rsidR="0082393D" w:rsidRPr="77B1BA75">
        <w:rPr>
          <w:rFonts w:ascii="Times New Roman" w:hAnsi="Times New Roman" w:cs="Times New Roman"/>
        </w:rPr>
        <w:t xml:space="preserve">  The target is to complete </w:t>
      </w:r>
      <w:r w:rsidR="00B80B09" w:rsidRPr="77B1BA75">
        <w:rPr>
          <w:rFonts w:ascii="Times New Roman" w:hAnsi="Times New Roman" w:cs="Times New Roman"/>
        </w:rPr>
        <w:t xml:space="preserve">the project and provide the Work Product </w:t>
      </w:r>
      <w:r w:rsidR="0082393D" w:rsidRPr="77B1BA75">
        <w:rPr>
          <w:rFonts w:ascii="Times New Roman" w:hAnsi="Times New Roman" w:cs="Times New Roman"/>
        </w:rPr>
        <w:t xml:space="preserve">prior to the end of </w:t>
      </w:r>
      <w:r w:rsidR="00FC2478">
        <w:rPr>
          <w:rFonts w:ascii="Times New Roman" w:hAnsi="Times New Roman" w:cs="Times New Roman"/>
        </w:rPr>
        <w:t xml:space="preserve">January </w:t>
      </w:r>
      <w:proofErr w:type="gramStart"/>
      <w:r w:rsidR="00FC2478">
        <w:rPr>
          <w:rFonts w:ascii="Times New Roman" w:hAnsi="Times New Roman" w:cs="Times New Roman"/>
        </w:rPr>
        <w:t>2026</w:t>
      </w:r>
      <w:proofErr w:type="gramEnd"/>
      <w:r w:rsidR="0082393D" w:rsidRPr="77B1BA75">
        <w:rPr>
          <w:rFonts w:ascii="Times New Roman" w:hAnsi="Times New Roman" w:cs="Times New Roman"/>
        </w:rPr>
        <w:t xml:space="preserve"> and </w:t>
      </w:r>
      <w:r w:rsidRPr="77B1BA75">
        <w:rPr>
          <w:rFonts w:ascii="Times New Roman" w:hAnsi="Times New Roman" w:cs="Times New Roman"/>
        </w:rPr>
        <w:t xml:space="preserve">both </w:t>
      </w:r>
      <w:r w:rsidR="00B80B09" w:rsidRPr="77B1BA75">
        <w:rPr>
          <w:rFonts w:ascii="Times New Roman" w:hAnsi="Times New Roman" w:cs="Times New Roman"/>
        </w:rPr>
        <w:t>P</w:t>
      </w:r>
      <w:r w:rsidR="0082393D" w:rsidRPr="77B1BA75">
        <w:rPr>
          <w:rFonts w:ascii="Times New Roman" w:hAnsi="Times New Roman" w:cs="Times New Roman"/>
        </w:rPr>
        <w:t xml:space="preserve">arties will collaborate on </w:t>
      </w:r>
      <w:r w:rsidR="00B80B09" w:rsidRPr="77B1BA75">
        <w:rPr>
          <w:rFonts w:ascii="Times New Roman" w:hAnsi="Times New Roman" w:cs="Times New Roman"/>
        </w:rPr>
        <w:t xml:space="preserve">mutually </w:t>
      </w:r>
      <w:r w:rsidR="00F403F3" w:rsidRPr="77B1BA75">
        <w:rPr>
          <w:rFonts w:ascii="Times New Roman" w:hAnsi="Times New Roman" w:cs="Times New Roman"/>
        </w:rPr>
        <w:t xml:space="preserve">agreeable </w:t>
      </w:r>
      <w:r w:rsidR="0082393D" w:rsidRPr="77B1BA75">
        <w:rPr>
          <w:rFonts w:ascii="Times New Roman" w:hAnsi="Times New Roman" w:cs="Times New Roman"/>
        </w:rPr>
        <w:t xml:space="preserve">dates.  </w:t>
      </w:r>
    </w:p>
    <w:p w14:paraId="3C5865C0" w14:textId="77777777" w:rsidR="00DB600F" w:rsidRPr="00FE3B1C" w:rsidRDefault="00DB600F" w:rsidP="00D03D3B">
      <w:pPr>
        <w:pBdr>
          <w:top w:val="nil"/>
          <w:left w:val="nil"/>
          <w:bottom w:val="nil"/>
          <w:right w:val="nil"/>
          <w:between w:val="nil"/>
        </w:pBdr>
        <w:spacing w:after="0" w:line="240" w:lineRule="auto"/>
        <w:ind w:left="1440"/>
        <w:jc w:val="both"/>
        <w:rPr>
          <w:rFonts w:ascii="Times New Roman" w:hAnsi="Times New Roman" w:cs="Times New Roman"/>
          <w:highlight w:val="white"/>
        </w:rPr>
      </w:pPr>
    </w:p>
    <w:p w14:paraId="1F4C375D" w14:textId="39DB5F4C" w:rsidR="00D03D3B" w:rsidRPr="00FE3B1C" w:rsidRDefault="00195597">
      <w:pPr>
        <w:numPr>
          <w:ilvl w:val="0"/>
          <w:numId w:val="2"/>
        </w:numPr>
        <w:pBdr>
          <w:top w:val="nil"/>
          <w:left w:val="nil"/>
          <w:bottom w:val="nil"/>
          <w:right w:val="nil"/>
          <w:between w:val="nil"/>
        </w:pBdr>
        <w:spacing w:after="240" w:line="240" w:lineRule="auto"/>
        <w:jc w:val="both"/>
        <w:rPr>
          <w:rFonts w:ascii="Times New Roman" w:hAnsi="Times New Roman" w:cs="Times New Roman"/>
          <w:color w:val="000000"/>
        </w:rPr>
      </w:pPr>
      <w:r w:rsidRPr="00FE3B1C">
        <w:rPr>
          <w:rFonts w:ascii="Times New Roman" w:hAnsi="Times New Roman" w:cs="Times New Roman"/>
          <w:color w:val="000000"/>
          <w:highlight w:val="white"/>
          <w:u w:val="single"/>
        </w:rPr>
        <w:t>Term</w:t>
      </w:r>
      <w:r w:rsidRPr="00FE3B1C">
        <w:rPr>
          <w:rFonts w:ascii="Times New Roman" w:hAnsi="Times New Roman" w:cs="Times New Roman"/>
          <w:color w:val="000000"/>
          <w:highlight w:val="white"/>
        </w:rPr>
        <w:t xml:space="preserve">.  The term of this </w:t>
      </w:r>
      <w:r w:rsidRPr="00FE3B1C">
        <w:rPr>
          <w:rFonts w:ascii="Times New Roman" w:hAnsi="Times New Roman" w:cs="Times New Roman"/>
          <w:color w:val="000000"/>
        </w:rPr>
        <w:t xml:space="preserve">SOW No. 01 shall commence on the </w:t>
      </w:r>
      <w:r w:rsidR="00F7333E" w:rsidRPr="00FE3B1C">
        <w:rPr>
          <w:rFonts w:ascii="Times New Roman" w:hAnsi="Times New Roman" w:cs="Times New Roman"/>
          <w:color w:val="000000"/>
        </w:rPr>
        <w:t>S</w:t>
      </w:r>
      <w:r w:rsidR="00190BC9" w:rsidRPr="00FE3B1C">
        <w:rPr>
          <w:rFonts w:ascii="Times New Roman" w:hAnsi="Times New Roman" w:cs="Times New Roman"/>
          <w:color w:val="000000"/>
        </w:rPr>
        <w:t>OW</w:t>
      </w:r>
      <w:r w:rsidR="00F7333E" w:rsidRPr="00FE3B1C">
        <w:rPr>
          <w:rFonts w:ascii="Times New Roman" w:hAnsi="Times New Roman" w:cs="Times New Roman"/>
          <w:color w:val="000000"/>
        </w:rPr>
        <w:t xml:space="preserve"> No. 01 </w:t>
      </w:r>
      <w:r w:rsidRPr="00FE3B1C">
        <w:rPr>
          <w:rFonts w:ascii="Times New Roman" w:hAnsi="Times New Roman" w:cs="Times New Roman"/>
          <w:color w:val="000000"/>
        </w:rPr>
        <w:t>Effective Date and shall remain effective</w:t>
      </w:r>
      <w:r w:rsidR="002F3399" w:rsidRPr="00FE3B1C">
        <w:rPr>
          <w:rFonts w:ascii="Times New Roman" w:hAnsi="Times New Roman" w:cs="Times New Roman"/>
          <w:color w:val="000000"/>
        </w:rPr>
        <w:t xml:space="preserve"> on a month-to-month basis</w:t>
      </w:r>
      <w:r w:rsidRPr="00FE3B1C">
        <w:rPr>
          <w:rFonts w:ascii="Times New Roman" w:hAnsi="Times New Roman" w:cs="Times New Roman"/>
          <w:color w:val="000000"/>
        </w:rPr>
        <w:t xml:space="preserve"> until all the Company obligations hereunder have been fulfilled </w:t>
      </w:r>
      <w:r w:rsidR="00446268" w:rsidRPr="00FE3B1C">
        <w:rPr>
          <w:rFonts w:ascii="Times New Roman" w:hAnsi="Times New Roman" w:cs="Times New Roman"/>
          <w:color w:val="000000"/>
        </w:rPr>
        <w:t xml:space="preserve">or until sooner terminated in accordance with </w:t>
      </w:r>
      <w:r w:rsidR="00550205" w:rsidRPr="00FE3B1C">
        <w:rPr>
          <w:rFonts w:ascii="Times New Roman" w:hAnsi="Times New Roman" w:cs="Times New Roman"/>
          <w:color w:val="000000"/>
        </w:rPr>
        <w:t>this paragraph</w:t>
      </w:r>
      <w:r w:rsidRPr="00FE3B1C">
        <w:rPr>
          <w:rFonts w:ascii="Times New Roman" w:hAnsi="Times New Roman" w:cs="Times New Roman"/>
          <w:color w:val="000000"/>
        </w:rPr>
        <w:t>.</w:t>
      </w:r>
      <w:r w:rsidR="00D03D3B" w:rsidRPr="00FE3B1C">
        <w:rPr>
          <w:rFonts w:ascii="Times New Roman" w:hAnsi="Times New Roman" w:cs="Times New Roman"/>
          <w:color w:val="000000"/>
        </w:rPr>
        <w:t xml:space="preserve">  </w:t>
      </w:r>
      <w:r w:rsidR="006A1B80" w:rsidRPr="00FE3B1C">
        <w:rPr>
          <w:rFonts w:ascii="Times New Roman" w:hAnsi="Times New Roman" w:cs="Times New Roman"/>
          <w:color w:val="000000"/>
        </w:rPr>
        <w:t>This SOW No, 01 may be terminated upon 30 days’ notice by either Party for any reason</w:t>
      </w:r>
      <w:r w:rsidR="00746B7D" w:rsidRPr="00FE3B1C">
        <w:rPr>
          <w:rFonts w:ascii="Times New Roman" w:hAnsi="Times New Roman" w:cs="Times New Roman"/>
          <w:color w:val="000000"/>
        </w:rPr>
        <w:t>, or</w:t>
      </w:r>
      <w:r w:rsidR="00746B7D" w:rsidRPr="00FE3B1C">
        <w:rPr>
          <w:rFonts w:ascii="Times New Roman" w:eastAsia="Times New Roman" w:hAnsi="Times New Roman" w:cs="Times New Roman"/>
          <w:lang w:eastAsia="ru-RU"/>
        </w:rPr>
        <w:t xml:space="preserve"> for the material breach by the other Party of </w:t>
      </w:r>
      <w:r w:rsidR="00622F6A" w:rsidRPr="00FE3B1C">
        <w:rPr>
          <w:rFonts w:ascii="Times New Roman" w:eastAsia="Times New Roman" w:hAnsi="Times New Roman" w:cs="Times New Roman"/>
          <w:lang w:eastAsia="ru-RU"/>
        </w:rPr>
        <w:t>its obligations hereunder,</w:t>
      </w:r>
      <w:r w:rsidR="00746B7D" w:rsidRPr="00FE3B1C">
        <w:rPr>
          <w:rFonts w:ascii="Times New Roman" w:eastAsia="Times New Roman" w:hAnsi="Times New Roman" w:cs="Times New Roman"/>
          <w:lang w:eastAsia="ru-RU"/>
        </w:rPr>
        <w:t xml:space="preserve"> where such breach continues for a period of fifteen (15) days after the breaching Party receives written notice of the breach.</w:t>
      </w:r>
    </w:p>
    <w:p w14:paraId="0C3B6E13" w14:textId="26A9133C" w:rsidR="00966A69" w:rsidRPr="00FE3B1C" w:rsidRDefault="00195597" w:rsidP="00B17DE7">
      <w:pPr>
        <w:numPr>
          <w:ilvl w:val="0"/>
          <w:numId w:val="2"/>
        </w:numPr>
        <w:pBdr>
          <w:top w:val="nil"/>
          <w:left w:val="nil"/>
          <w:bottom w:val="nil"/>
          <w:right w:val="nil"/>
          <w:between w:val="nil"/>
        </w:pBdr>
        <w:spacing w:after="240" w:line="240" w:lineRule="auto"/>
        <w:jc w:val="both"/>
        <w:rPr>
          <w:rFonts w:ascii="Times New Roman" w:hAnsi="Times New Roman" w:cs="Times New Roman"/>
          <w:color w:val="000000"/>
        </w:rPr>
      </w:pPr>
      <w:r w:rsidRPr="00FE3B1C">
        <w:rPr>
          <w:rFonts w:ascii="Times New Roman" w:hAnsi="Times New Roman" w:cs="Times New Roman"/>
          <w:color w:val="000000"/>
          <w:u w:val="single"/>
        </w:rPr>
        <w:t>Fee</w:t>
      </w:r>
      <w:r w:rsidR="00966EA5" w:rsidRPr="00FE3B1C">
        <w:rPr>
          <w:rFonts w:ascii="Times New Roman" w:hAnsi="Times New Roman" w:cs="Times New Roman"/>
          <w:color w:val="000000"/>
          <w:u w:val="single"/>
        </w:rPr>
        <w:t>s and Payment Term</w:t>
      </w:r>
      <w:r w:rsidRPr="00FE3B1C">
        <w:rPr>
          <w:rFonts w:ascii="Times New Roman" w:hAnsi="Times New Roman" w:cs="Times New Roman"/>
          <w:color w:val="000000"/>
          <w:u w:val="single"/>
        </w:rPr>
        <w:t>s</w:t>
      </w:r>
      <w:r w:rsidRPr="00FE3B1C">
        <w:rPr>
          <w:rFonts w:ascii="Times New Roman" w:hAnsi="Times New Roman" w:cs="Times New Roman"/>
          <w:color w:val="000000"/>
        </w:rPr>
        <w:t xml:space="preserve">. </w:t>
      </w:r>
      <w:r w:rsidR="00966EA5" w:rsidRPr="00FE3B1C">
        <w:rPr>
          <w:rFonts w:ascii="Times New Roman" w:hAnsi="Times New Roman" w:cs="Times New Roman"/>
          <w:color w:val="000000"/>
        </w:rPr>
        <w:t>This SOW No. 01 is a fixed bid and scoped project</w:t>
      </w:r>
      <w:r w:rsidR="0091326F" w:rsidRPr="00FE3B1C">
        <w:rPr>
          <w:rFonts w:ascii="Times New Roman" w:hAnsi="Times New Roman" w:cs="Times New Roman"/>
          <w:color w:val="000000"/>
        </w:rPr>
        <w:t xml:space="preserve">. </w:t>
      </w:r>
      <w:r w:rsidRPr="00FE3B1C">
        <w:rPr>
          <w:rFonts w:ascii="Times New Roman" w:hAnsi="Times New Roman" w:cs="Times New Roman"/>
          <w:color w:val="000000"/>
        </w:rPr>
        <w:t xml:space="preserve"> In consideration of the Services</w:t>
      </w:r>
      <w:r w:rsidR="0091326F" w:rsidRPr="00FE3B1C">
        <w:rPr>
          <w:rFonts w:ascii="Times New Roman" w:hAnsi="Times New Roman" w:cs="Times New Roman"/>
          <w:color w:val="000000"/>
        </w:rPr>
        <w:t xml:space="preserve"> and Work Product to be provided </w:t>
      </w:r>
      <w:r w:rsidR="00F7333E" w:rsidRPr="00FE3B1C">
        <w:rPr>
          <w:rFonts w:ascii="Times New Roman" w:hAnsi="Times New Roman" w:cs="Times New Roman"/>
          <w:color w:val="000000"/>
        </w:rPr>
        <w:t>pursuant to this SOW No. 01</w:t>
      </w:r>
      <w:r w:rsidRPr="00FE3B1C">
        <w:rPr>
          <w:rFonts w:ascii="Times New Roman" w:hAnsi="Times New Roman" w:cs="Times New Roman"/>
          <w:color w:val="000000"/>
        </w:rPr>
        <w:t xml:space="preserve">, Client shall pay the Company </w:t>
      </w:r>
      <w:r w:rsidR="0091326F" w:rsidRPr="00FE3B1C">
        <w:rPr>
          <w:rFonts w:ascii="Times New Roman" w:hAnsi="Times New Roman" w:cs="Times New Roman"/>
          <w:color w:val="000000"/>
        </w:rPr>
        <w:t>a</w:t>
      </w:r>
      <w:r w:rsidR="00645170" w:rsidRPr="00FE3B1C">
        <w:rPr>
          <w:rFonts w:ascii="Times New Roman" w:hAnsi="Times New Roman" w:cs="Times New Roman"/>
          <w:color w:val="000000"/>
        </w:rPr>
        <w:t xml:space="preserve"> fixed bid scope of </w:t>
      </w:r>
      <w:r w:rsidR="00415644" w:rsidRPr="00FE3B1C">
        <w:rPr>
          <w:rFonts w:ascii="Times New Roman" w:hAnsi="Times New Roman" w:cs="Times New Roman"/>
          <w:color w:val="000000"/>
        </w:rPr>
        <w:t>$37,500.  This fixed bid does not include relatable expenses, travel or onsite days at the Client office which may be added on a mutually agreed basis</w:t>
      </w:r>
      <w:r w:rsidR="00733D2F">
        <w:rPr>
          <w:rFonts w:ascii="Times New Roman" w:hAnsi="Times New Roman" w:cs="Times New Roman"/>
          <w:color w:val="000000"/>
        </w:rPr>
        <w:t>, per the terms of paragraph 8e</w:t>
      </w:r>
      <w:r w:rsidR="00415644" w:rsidRPr="00FE3B1C">
        <w:rPr>
          <w:rFonts w:ascii="Times New Roman" w:hAnsi="Times New Roman" w:cs="Times New Roman"/>
          <w:color w:val="000000"/>
        </w:rPr>
        <w:t xml:space="preserve">.  </w:t>
      </w:r>
    </w:p>
    <w:p w14:paraId="79849144" w14:textId="3A1C2E95" w:rsidR="00042CA6" w:rsidRPr="00FE3B1C" w:rsidRDefault="00297D66" w:rsidP="00CC4636">
      <w:pPr>
        <w:pBdr>
          <w:top w:val="nil"/>
          <w:left w:val="nil"/>
          <w:bottom w:val="nil"/>
          <w:right w:val="nil"/>
          <w:between w:val="nil"/>
        </w:pBdr>
        <w:spacing w:after="240" w:line="240" w:lineRule="auto"/>
        <w:ind w:left="720"/>
        <w:jc w:val="both"/>
        <w:rPr>
          <w:rFonts w:ascii="Times New Roman" w:hAnsi="Times New Roman" w:cs="Times New Roman"/>
          <w:color w:val="000000"/>
        </w:rPr>
      </w:pPr>
      <w:r w:rsidRPr="00FE3B1C">
        <w:rPr>
          <w:rFonts w:ascii="Times New Roman" w:hAnsi="Times New Roman" w:cs="Times New Roman"/>
          <w:color w:val="000000"/>
          <w:highlight w:val="white"/>
        </w:rPr>
        <w:t>Upon execution</w:t>
      </w:r>
      <w:r w:rsidR="00966A69" w:rsidRPr="00FE3B1C">
        <w:rPr>
          <w:rFonts w:ascii="Times New Roman" w:hAnsi="Times New Roman" w:cs="Times New Roman"/>
          <w:color w:val="000000"/>
          <w:highlight w:val="white"/>
        </w:rPr>
        <w:t xml:space="preserve"> of this SOW No. 01</w:t>
      </w:r>
      <w:r w:rsidRPr="00FE3B1C">
        <w:rPr>
          <w:rFonts w:ascii="Times New Roman" w:hAnsi="Times New Roman" w:cs="Times New Roman"/>
          <w:color w:val="000000"/>
          <w:highlight w:val="white"/>
        </w:rPr>
        <w:t xml:space="preserve"> by the Parties, t</w:t>
      </w:r>
      <w:r w:rsidR="00195597" w:rsidRPr="00FE3B1C">
        <w:rPr>
          <w:rFonts w:ascii="Times New Roman" w:hAnsi="Times New Roman" w:cs="Times New Roman"/>
          <w:color w:val="000000"/>
          <w:highlight w:val="white"/>
        </w:rPr>
        <w:t xml:space="preserve">he Client shall </w:t>
      </w:r>
      <w:r w:rsidR="00486B87" w:rsidRPr="00FE3B1C">
        <w:rPr>
          <w:rFonts w:ascii="Times New Roman" w:hAnsi="Times New Roman" w:cs="Times New Roman"/>
          <w:color w:val="000000"/>
          <w:highlight w:val="white"/>
        </w:rPr>
        <w:t xml:space="preserve">pay to Company </w:t>
      </w:r>
      <w:r w:rsidR="00195597" w:rsidRPr="00FE3B1C">
        <w:rPr>
          <w:rFonts w:ascii="Times New Roman" w:hAnsi="Times New Roman" w:cs="Times New Roman"/>
          <w:color w:val="000000"/>
          <w:highlight w:val="white"/>
        </w:rPr>
        <w:t>a fifty percent (50%) deposit</w:t>
      </w:r>
      <w:r w:rsidR="00F87700" w:rsidRPr="00FE3B1C">
        <w:rPr>
          <w:rFonts w:ascii="Times New Roman" w:hAnsi="Times New Roman" w:cs="Times New Roman"/>
          <w:color w:val="000000"/>
          <w:highlight w:val="white"/>
        </w:rPr>
        <w:t xml:space="preserve"> ($18,750)</w:t>
      </w:r>
      <w:r w:rsidR="00195597" w:rsidRPr="00FE3B1C">
        <w:rPr>
          <w:rFonts w:ascii="Times New Roman" w:hAnsi="Times New Roman" w:cs="Times New Roman"/>
          <w:color w:val="000000"/>
          <w:highlight w:val="white"/>
        </w:rPr>
        <w:t xml:space="preserve"> on the total </w:t>
      </w:r>
      <w:r w:rsidR="00645170" w:rsidRPr="00FE3B1C">
        <w:rPr>
          <w:rFonts w:ascii="Times New Roman" w:hAnsi="Times New Roman" w:cs="Times New Roman"/>
          <w:color w:val="000000"/>
          <w:highlight w:val="white"/>
        </w:rPr>
        <w:t>bid</w:t>
      </w:r>
      <w:r w:rsidRPr="00FE3B1C">
        <w:rPr>
          <w:rFonts w:ascii="Times New Roman" w:hAnsi="Times New Roman" w:cs="Times New Roman"/>
          <w:color w:val="000000"/>
          <w:highlight w:val="white"/>
        </w:rPr>
        <w:t xml:space="preserve"> </w:t>
      </w:r>
      <w:r w:rsidR="00645170" w:rsidRPr="00FE3B1C">
        <w:rPr>
          <w:rFonts w:ascii="Times New Roman" w:hAnsi="Times New Roman" w:cs="Times New Roman"/>
          <w:color w:val="000000"/>
          <w:highlight w:val="white"/>
        </w:rPr>
        <w:t>for</w:t>
      </w:r>
      <w:r w:rsidR="00F7333E" w:rsidRPr="00FE3B1C">
        <w:rPr>
          <w:rFonts w:ascii="Times New Roman" w:hAnsi="Times New Roman" w:cs="Times New Roman"/>
          <w:color w:val="000000"/>
          <w:highlight w:val="white"/>
        </w:rPr>
        <w:t xml:space="preserve"> </w:t>
      </w:r>
      <w:r w:rsidR="00F7333E" w:rsidRPr="00FE3B1C">
        <w:rPr>
          <w:rFonts w:ascii="Times New Roman" w:hAnsi="Times New Roman" w:cs="Times New Roman"/>
          <w:color w:val="000000"/>
        </w:rPr>
        <w:t>this</w:t>
      </w:r>
      <w:r w:rsidR="00645170" w:rsidRPr="00FE3B1C">
        <w:rPr>
          <w:rFonts w:ascii="Times New Roman" w:hAnsi="Times New Roman" w:cs="Times New Roman"/>
          <w:color w:val="000000"/>
        </w:rPr>
        <w:t xml:space="preserve"> SOW No. 01.  The remaining </w:t>
      </w:r>
      <w:r w:rsidR="00F87700" w:rsidRPr="00FE3B1C">
        <w:rPr>
          <w:rFonts w:ascii="Times New Roman" w:hAnsi="Times New Roman" w:cs="Times New Roman"/>
          <w:color w:val="000000"/>
        </w:rPr>
        <w:t xml:space="preserve">50% balance </w:t>
      </w:r>
      <w:r w:rsidR="00645170" w:rsidRPr="00FE3B1C">
        <w:rPr>
          <w:rFonts w:ascii="Times New Roman" w:hAnsi="Times New Roman" w:cs="Times New Roman"/>
          <w:color w:val="000000"/>
        </w:rPr>
        <w:t xml:space="preserve">shall be paid </w:t>
      </w:r>
      <w:r w:rsidR="00486B87" w:rsidRPr="00FE3B1C">
        <w:rPr>
          <w:rFonts w:ascii="Times New Roman" w:hAnsi="Times New Roman" w:cs="Times New Roman"/>
          <w:color w:val="000000"/>
        </w:rPr>
        <w:t>at</w:t>
      </w:r>
      <w:r w:rsidR="00645170" w:rsidRPr="00FE3B1C">
        <w:rPr>
          <w:rFonts w:ascii="Times New Roman" w:hAnsi="Times New Roman" w:cs="Times New Roman"/>
          <w:color w:val="000000"/>
        </w:rPr>
        <w:t xml:space="preserve"> the delivery of the </w:t>
      </w:r>
      <w:r w:rsidR="00673BAE" w:rsidRPr="00FE3B1C">
        <w:rPr>
          <w:rFonts w:ascii="Times New Roman" w:hAnsi="Times New Roman" w:cs="Times New Roman"/>
          <w:color w:val="000000"/>
        </w:rPr>
        <w:t>Work Product per the terms of this SOW No. 01</w:t>
      </w:r>
      <w:r w:rsidR="00645170" w:rsidRPr="00FE3B1C">
        <w:rPr>
          <w:rFonts w:ascii="Times New Roman" w:hAnsi="Times New Roman" w:cs="Times New Roman"/>
          <w:color w:val="000000"/>
        </w:rPr>
        <w:t>.</w:t>
      </w:r>
      <w:r w:rsidR="00415644" w:rsidRPr="00FE3B1C">
        <w:rPr>
          <w:rFonts w:ascii="Times New Roman" w:hAnsi="Times New Roman" w:cs="Times New Roman"/>
          <w:color w:val="000000"/>
        </w:rPr>
        <w:t xml:space="preserve">  </w:t>
      </w:r>
    </w:p>
    <w:p w14:paraId="7FA1660A" w14:textId="27462E5B" w:rsidR="00B17DE7" w:rsidRPr="00FE3B1C" w:rsidRDefault="00B17DE7" w:rsidP="77B1BA75">
      <w:pPr>
        <w:numPr>
          <w:ilvl w:val="0"/>
          <w:numId w:val="2"/>
        </w:numPr>
        <w:pBdr>
          <w:top w:val="nil"/>
          <w:left w:val="nil"/>
          <w:bottom w:val="nil"/>
          <w:right w:val="nil"/>
          <w:between w:val="nil"/>
        </w:pBdr>
        <w:spacing w:after="240" w:line="240" w:lineRule="auto"/>
        <w:jc w:val="both"/>
        <w:rPr>
          <w:ins w:id="33" w:author="Shelby Angel" w:date="2025-12-03T14:04:00Z" w16du:dateUtc="2025-12-03T20:04:00Z"/>
          <w:rFonts w:ascii="Times New Roman" w:hAnsi="Times New Roman" w:cs="Times New Roman"/>
          <w:color w:val="000000"/>
        </w:rPr>
      </w:pPr>
      <w:ins w:id="34" w:author="Shelby Angel" w:date="2025-12-03T14:04:00Z">
        <w:r w:rsidRPr="77B1BA75">
          <w:rPr>
            <w:rFonts w:ascii="Times New Roman" w:hAnsi="Times New Roman" w:cs="Times New Roman"/>
            <w:color w:val="000000" w:themeColor="text1"/>
            <w:u w:val="single"/>
          </w:rPr>
          <w:t xml:space="preserve">Additional Expenses. </w:t>
        </w:r>
        <w:r w:rsidRPr="77B1BA75">
          <w:rPr>
            <w:rFonts w:ascii="Times New Roman" w:hAnsi="Times New Roman" w:cs="Times New Roman"/>
            <w:color w:val="000000" w:themeColor="text1"/>
          </w:rPr>
          <w:t xml:space="preserve">This fixed bid does not include relatable </w:t>
        </w:r>
      </w:ins>
      <w:ins w:id="35" w:author="Shelby Angel" w:date="2025-12-08T08:19:00Z" w16du:dateUtc="2025-12-08T14:19:00Z">
        <w:r w:rsidR="00692684">
          <w:rPr>
            <w:rFonts w:ascii="Times New Roman" w:hAnsi="Times New Roman" w:cs="Times New Roman"/>
            <w:color w:val="000000" w:themeColor="text1"/>
          </w:rPr>
          <w:t xml:space="preserve">expenses </w:t>
        </w:r>
      </w:ins>
      <w:ins w:id="36" w:author="Shelby Angel" w:date="2025-12-17T16:12:00Z" w16du:dateUtc="2025-12-17T22:12:00Z">
        <w:r w:rsidR="00733D2F">
          <w:rPr>
            <w:rFonts w:ascii="Times New Roman" w:hAnsi="Times New Roman" w:cs="Times New Roman"/>
            <w:color w:val="000000" w:themeColor="text1"/>
          </w:rPr>
          <w:t xml:space="preserve">for travel, </w:t>
        </w:r>
      </w:ins>
      <w:commentRangeStart w:id="37"/>
      <w:commentRangeStart w:id="38"/>
      <w:commentRangeStart w:id="39"/>
      <w:commentRangeStart w:id="40"/>
      <w:ins w:id="41" w:author="Shelby Angel" w:date="2025-12-08T08:19:00Z" w16du:dateUtc="2025-12-08T14:19:00Z">
        <w:r w:rsidR="00692684">
          <w:rPr>
            <w:rFonts w:ascii="Times New Roman" w:hAnsi="Times New Roman" w:cs="Times New Roman"/>
            <w:color w:val="000000" w:themeColor="text1"/>
          </w:rPr>
          <w:t xml:space="preserve">lodging, transportation, </w:t>
        </w:r>
      </w:ins>
      <w:ins w:id="42" w:author="Shelby Angel" w:date="2025-12-17T16:10:00Z" w16du:dateUtc="2025-12-17T22:10:00Z">
        <w:r w:rsidR="00733D2F">
          <w:rPr>
            <w:rFonts w:ascii="Times New Roman" w:hAnsi="Times New Roman" w:cs="Times New Roman"/>
            <w:color w:val="000000" w:themeColor="text1"/>
          </w:rPr>
          <w:t>ME</w:t>
        </w:r>
      </w:ins>
      <w:ins w:id="43" w:author="Shelby Angel" w:date="2025-12-22T13:44:00Z" w16du:dateUtc="2025-12-22T19:44:00Z">
        <w:r w:rsidR="0074108D">
          <w:rPr>
            <w:rFonts w:ascii="Times New Roman" w:hAnsi="Times New Roman" w:cs="Times New Roman"/>
            <w:color w:val="000000" w:themeColor="text1"/>
          </w:rPr>
          <w:t>I</w:t>
        </w:r>
      </w:ins>
      <w:ins w:id="44" w:author="Shelby Angel" w:date="2025-12-17T16:12:00Z" w16du:dateUtc="2025-12-17T22:12:00Z">
        <w:r w:rsidR="00733D2F">
          <w:rPr>
            <w:rFonts w:ascii="Times New Roman" w:hAnsi="Times New Roman" w:cs="Times New Roman"/>
            <w:color w:val="000000" w:themeColor="text1"/>
          </w:rPr>
          <w:t>, day rates</w:t>
        </w:r>
      </w:ins>
      <w:commentRangeEnd w:id="37"/>
      <w:r w:rsidR="00074262">
        <w:rPr>
          <w:rStyle w:val="CommentReference"/>
          <w:rFonts w:ascii="Courier" w:eastAsia="Times New Roman" w:hAnsi="Courier" w:cs="Times New Roman"/>
          <w:snapToGrid w:val="0"/>
        </w:rPr>
        <w:commentReference w:id="37"/>
      </w:r>
      <w:commentRangeEnd w:id="38"/>
      <w:r w:rsidR="005124A3">
        <w:rPr>
          <w:rStyle w:val="CommentReference"/>
          <w:rFonts w:ascii="Courier" w:eastAsia="Times New Roman" w:hAnsi="Courier" w:cs="Times New Roman"/>
          <w:snapToGrid w:val="0"/>
        </w:rPr>
        <w:commentReference w:id="38"/>
      </w:r>
      <w:commentRangeEnd w:id="39"/>
      <w:r w:rsidR="0016386E">
        <w:rPr>
          <w:rStyle w:val="CommentReference"/>
          <w:rFonts w:ascii="Courier" w:eastAsia="Times New Roman" w:hAnsi="Courier" w:cs="Times New Roman"/>
          <w:snapToGrid w:val="0"/>
        </w:rPr>
        <w:commentReference w:id="39"/>
      </w:r>
      <w:commentRangeEnd w:id="40"/>
      <w:r w:rsidR="0074108D">
        <w:rPr>
          <w:rStyle w:val="CommentReference"/>
          <w:rFonts w:ascii="Courier" w:eastAsia="Times New Roman" w:hAnsi="Courier" w:cs="Times New Roman"/>
          <w:snapToGrid w:val="0"/>
        </w:rPr>
        <w:commentReference w:id="40"/>
      </w:r>
      <w:ins w:id="45" w:author="Shelby Angel" w:date="2025-12-03T14:04:00Z">
        <w:r w:rsidRPr="77B1BA75">
          <w:rPr>
            <w:rFonts w:ascii="Times New Roman" w:hAnsi="Times New Roman" w:cs="Times New Roman"/>
            <w:color w:val="000000" w:themeColor="text1"/>
          </w:rPr>
          <w:t xml:space="preserve"> or onsite days at the Client office</w:t>
        </w:r>
      </w:ins>
      <w:ins w:id="46" w:author="Shelby Angel" w:date="2025-12-08T08:17:00Z" w16du:dateUtc="2025-12-08T14:17:00Z">
        <w:r w:rsidR="003A0F9B">
          <w:rPr>
            <w:rFonts w:ascii="Times New Roman" w:hAnsi="Times New Roman" w:cs="Times New Roman"/>
            <w:color w:val="000000" w:themeColor="text1"/>
          </w:rPr>
          <w:t xml:space="preserve"> or </w:t>
        </w:r>
      </w:ins>
      <w:ins w:id="47" w:author="Shelby Angel" w:date="2025-12-08T08:18:00Z" w16du:dateUtc="2025-12-08T14:18:00Z">
        <w:r w:rsidR="00D03B4E">
          <w:rPr>
            <w:rFonts w:ascii="Times New Roman" w:hAnsi="Times New Roman" w:cs="Times New Roman"/>
            <w:color w:val="000000" w:themeColor="text1"/>
          </w:rPr>
          <w:t>on site at Client clubs</w:t>
        </w:r>
      </w:ins>
      <w:ins w:id="48" w:author="Shelby Angel" w:date="2025-12-03T14:05:00Z">
        <w:r w:rsidR="0010728D" w:rsidRPr="77B1BA75">
          <w:rPr>
            <w:rFonts w:ascii="Times New Roman" w:hAnsi="Times New Roman" w:cs="Times New Roman"/>
            <w:color w:val="000000" w:themeColor="text1"/>
          </w:rPr>
          <w:t xml:space="preserve">.  </w:t>
        </w:r>
      </w:ins>
      <w:ins w:id="49" w:author="Shelby Angel" w:date="2025-12-03T14:24:00Z">
        <w:r w:rsidR="003333B9" w:rsidRPr="77B1BA75">
          <w:rPr>
            <w:rFonts w:ascii="Times New Roman" w:hAnsi="Times New Roman" w:cs="Times New Roman"/>
            <w:color w:val="000000" w:themeColor="text1"/>
          </w:rPr>
          <w:t>T</w:t>
        </w:r>
      </w:ins>
      <w:ins w:id="50" w:author="Shelby Angel" w:date="2025-12-03T14:22:00Z">
        <w:r w:rsidR="00333D0C" w:rsidRPr="77B1BA75">
          <w:rPr>
            <w:rFonts w:ascii="Times New Roman" w:hAnsi="Times New Roman" w:cs="Times New Roman"/>
            <w:color w:val="000000" w:themeColor="text1"/>
          </w:rPr>
          <w:t xml:space="preserve">he </w:t>
        </w:r>
      </w:ins>
      <w:ins w:id="51" w:author="Shelby Angel" w:date="2025-12-08T08:19:00Z" w16du:dateUtc="2025-12-08T14:19:00Z">
        <w:r w:rsidR="00492462">
          <w:rPr>
            <w:rFonts w:ascii="Times New Roman" w:hAnsi="Times New Roman" w:cs="Times New Roman"/>
            <w:color w:val="000000" w:themeColor="text1"/>
          </w:rPr>
          <w:t>C</w:t>
        </w:r>
      </w:ins>
      <w:ins w:id="52" w:author="Shelby Angel" w:date="2025-12-03T14:22:00Z">
        <w:r w:rsidR="00333D0C" w:rsidRPr="77B1BA75">
          <w:rPr>
            <w:rFonts w:ascii="Times New Roman" w:hAnsi="Times New Roman" w:cs="Times New Roman"/>
            <w:color w:val="000000" w:themeColor="text1"/>
          </w:rPr>
          <w:t xml:space="preserve">ompany </w:t>
        </w:r>
        <w:r w:rsidR="00333D0C" w:rsidRPr="77B1BA75">
          <w:rPr>
            <w:rFonts w:ascii="Times New Roman" w:hAnsi="Times New Roman" w:cs="Times New Roman"/>
          </w:rPr>
          <w:t xml:space="preserve">will obtain written approval from Client prior to incurring any </w:t>
        </w:r>
        <w:proofErr w:type="gramStart"/>
        <w:r w:rsidR="00333D0C" w:rsidRPr="77B1BA75">
          <w:rPr>
            <w:rFonts w:ascii="Times New Roman" w:hAnsi="Times New Roman" w:cs="Times New Roman"/>
          </w:rPr>
          <w:t>out of pocket</w:t>
        </w:r>
        <w:proofErr w:type="gramEnd"/>
        <w:r w:rsidR="00333D0C" w:rsidRPr="77B1BA75">
          <w:rPr>
            <w:rFonts w:ascii="Times New Roman" w:hAnsi="Times New Roman" w:cs="Times New Roman"/>
          </w:rPr>
          <w:t xml:space="preserve"> expenses related to the Services under this </w:t>
        </w:r>
      </w:ins>
      <w:ins w:id="53" w:author="Shelby Angel" w:date="2025-12-03T14:23:00Z">
        <w:r w:rsidR="00102939" w:rsidRPr="77B1BA75">
          <w:rPr>
            <w:rFonts w:ascii="Times New Roman" w:hAnsi="Times New Roman" w:cs="Times New Roman"/>
          </w:rPr>
          <w:t>SOW No. 01</w:t>
        </w:r>
      </w:ins>
      <w:ins w:id="54" w:author="Shelby Angel" w:date="2025-12-03T14:24:00Z">
        <w:r w:rsidR="005F692D" w:rsidRPr="77B1BA75">
          <w:rPr>
            <w:rFonts w:ascii="Times New Roman" w:hAnsi="Times New Roman" w:cs="Times New Roman"/>
          </w:rPr>
          <w:t xml:space="preserve"> and </w:t>
        </w:r>
      </w:ins>
      <w:ins w:id="55" w:author="Shelby Angel" w:date="2025-12-03T14:22:00Z">
        <w:r w:rsidR="00333D0C" w:rsidRPr="77B1BA75">
          <w:rPr>
            <w:rFonts w:ascii="Times New Roman" w:hAnsi="Times New Roman" w:cs="Times New Roman"/>
          </w:rPr>
          <w:t xml:space="preserve">will use commercially reasonable efforts to limit expenses. </w:t>
        </w:r>
      </w:ins>
      <w:ins w:id="56" w:author="Shelby Angel" w:date="2025-12-03T14:04:00Z">
        <w:r w:rsidRPr="77B1BA75">
          <w:rPr>
            <w:rFonts w:ascii="Times New Roman" w:hAnsi="Times New Roman" w:cs="Times New Roman"/>
            <w:color w:val="000000" w:themeColor="text1"/>
          </w:rPr>
          <w:t xml:space="preserve"> which may be added on a mutually agreed basis.  All non-covered expenses will be supplied to the Client for approval in electronic format and may include but not be limited to flights, hotels, travel, MEI, day rates and other relatable costs.  </w:t>
        </w:r>
      </w:ins>
    </w:p>
    <w:p w14:paraId="072823A5" w14:textId="117DDB40" w:rsidR="00645170" w:rsidRPr="00FE3B1C" w:rsidRDefault="00415644" w:rsidP="002649B7">
      <w:pPr>
        <w:pBdr>
          <w:top w:val="nil"/>
          <w:left w:val="nil"/>
          <w:bottom w:val="nil"/>
          <w:right w:val="nil"/>
          <w:between w:val="nil"/>
        </w:pBdr>
        <w:spacing w:after="240" w:line="240" w:lineRule="auto"/>
        <w:ind w:left="720"/>
        <w:jc w:val="both"/>
        <w:rPr>
          <w:rFonts w:ascii="Times New Roman" w:hAnsi="Times New Roman" w:cs="Times New Roman"/>
          <w:color w:val="000000"/>
        </w:rPr>
      </w:pPr>
      <w:r w:rsidRPr="00FE3B1C">
        <w:rPr>
          <w:rFonts w:ascii="Times New Roman" w:hAnsi="Times New Roman" w:cs="Times New Roman"/>
          <w:color w:val="000000"/>
        </w:rPr>
        <w:t xml:space="preserve">Any additional </w:t>
      </w:r>
      <w:ins w:id="57" w:author="Shelby Angel" w:date="2025-12-03T13:52:00Z" w16du:dateUtc="2025-12-03T19:52:00Z">
        <w:r w:rsidR="00CB2031" w:rsidRPr="00FE3B1C">
          <w:rPr>
            <w:rFonts w:ascii="Times New Roman" w:hAnsi="Times New Roman" w:cs="Times New Roman"/>
            <w:color w:val="000000"/>
          </w:rPr>
          <w:t xml:space="preserve">authorized </w:t>
        </w:r>
      </w:ins>
      <w:r w:rsidRPr="00FE3B1C">
        <w:rPr>
          <w:rFonts w:ascii="Times New Roman" w:hAnsi="Times New Roman" w:cs="Times New Roman"/>
          <w:color w:val="000000"/>
        </w:rPr>
        <w:t xml:space="preserve">expenses incurred </w:t>
      </w:r>
      <w:ins w:id="58" w:author="Shelby Angel" w:date="2025-12-17T16:14:00Z" w16du:dateUtc="2025-12-17T22:14:00Z">
        <w:r w:rsidR="00733D2F">
          <w:rPr>
            <w:rFonts w:ascii="Times New Roman" w:hAnsi="Times New Roman" w:cs="Times New Roman"/>
            <w:color w:val="000000"/>
          </w:rPr>
          <w:t xml:space="preserve">under this Section 8 </w:t>
        </w:r>
      </w:ins>
      <w:r w:rsidRPr="00FE3B1C">
        <w:rPr>
          <w:rFonts w:ascii="Times New Roman" w:hAnsi="Times New Roman" w:cs="Times New Roman"/>
          <w:color w:val="000000"/>
        </w:rPr>
        <w:t xml:space="preserve">during the </w:t>
      </w:r>
      <w:del w:id="59" w:author="Shelby Angel" w:date="2025-12-03T13:51:00Z" w16du:dateUtc="2025-12-03T19:51:00Z">
        <w:r w:rsidRPr="00FE3B1C" w:rsidDel="00CB2031">
          <w:rPr>
            <w:rFonts w:ascii="Times New Roman" w:hAnsi="Times New Roman" w:cs="Times New Roman"/>
            <w:color w:val="000000"/>
          </w:rPr>
          <w:delText xml:space="preserve">project </w:delText>
        </w:r>
      </w:del>
      <w:ins w:id="60" w:author="Shelby Angel" w:date="2025-12-03T13:51:00Z" w16du:dateUtc="2025-12-03T19:51:00Z">
        <w:r w:rsidR="00CB2031" w:rsidRPr="00FE3B1C">
          <w:rPr>
            <w:rFonts w:ascii="Times New Roman" w:hAnsi="Times New Roman" w:cs="Times New Roman"/>
            <w:color w:val="000000"/>
          </w:rPr>
          <w:t xml:space="preserve">SOW No. 01 Term </w:t>
        </w:r>
      </w:ins>
      <w:r w:rsidRPr="00FE3B1C">
        <w:rPr>
          <w:rFonts w:ascii="Times New Roman" w:hAnsi="Times New Roman" w:cs="Times New Roman"/>
          <w:color w:val="000000"/>
        </w:rPr>
        <w:t xml:space="preserve">shall be invoiced and paid </w:t>
      </w:r>
      <w:del w:id="61" w:author="Shelby Angel" w:date="2025-12-03T14:25:00Z" w16du:dateUtc="2025-12-03T20:25:00Z">
        <w:r w:rsidRPr="00FE3B1C" w:rsidDel="001C24F7">
          <w:rPr>
            <w:rFonts w:ascii="Times New Roman" w:hAnsi="Times New Roman" w:cs="Times New Roman"/>
            <w:color w:val="000000"/>
          </w:rPr>
          <w:delText>upon receipt</w:delText>
        </w:r>
      </w:del>
      <w:ins w:id="62" w:author="Shelby Angel" w:date="2025-12-03T14:25:00Z" w16du:dateUtc="2025-12-03T20:25:00Z">
        <w:r w:rsidR="001C24F7" w:rsidRPr="00FE3B1C">
          <w:rPr>
            <w:rFonts w:ascii="Times New Roman" w:hAnsi="Times New Roman" w:cs="Times New Roman"/>
            <w:color w:val="000000"/>
          </w:rPr>
          <w:t>w</w:t>
        </w:r>
        <w:commentRangeStart w:id="63"/>
        <w:commentRangeStart w:id="64"/>
        <w:r w:rsidR="001C24F7" w:rsidRPr="00FE3B1C">
          <w:rPr>
            <w:rFonts w:ascii="Times New Roman" w:hAnsi="Times New Roman" w:cs="Times New Roman"/>
            <w:color w:val="000000"/>
          </w:rPr>
          <w:t xml:space="preserve">ithin </w:t>
        </w:r>
      </w:ins>
      <w:ins w:id="65" w:author="Shelby Angel" w:date="2025-12-17T16:14:00Z" w16du:dateUtc="2025-12-17T22:14:00Z">
        <w:r w:rsidR="00733D2F">
          <w:rPr>
            <w:rFonts w:ascii="Times New Roman" w:hAnsi="Times New Roman" w:cs="Times New Roman"/>
            <w:color w:val="000000"/>
          </w:rPr>
          <w:t>14</w:t>
        </w:r>
      </w:ins>
      <w:ins w:id="66" w:author="Shelby Angel" w:date="2025-12-03T14:25:00Z" w16du:dateUtc="2025-12-03T20:25:00Z">
        <w:r w:rsidR="001C24F7" w:rsidRPr="00FE3B1C">
          <w:rPr>
            <w:rFonts w:ascii="Times New Roman" w:hAnsi="Times New Roman" w:cs="Times New Roman"/>
            <w:color w:val="000000"/>
          </w:rPr>
          <w:t xml:space="preserve"> days of </w:t>
        </w:r>
      </w:ins>
      <w:ins w:id="67" w:author="Shelby Angel" w:date="2025-12-03T14:26:00Z" w16du:dateUtc="2025-12-03T20:26:00Z">
        <w:r w:rsidR="002649B7" w:rsidRPr="00FE3B1C">
          <w:rPr>
            <w:rFonts w:ascii="Times New Roman" w:hAnsi="Times New Roman" w:cs="Times New Roman"/>
            <w:color w:val="000000"/>
          </w:rPr>
          <w:t>submission with appropriate backup</w:t>
        </w:r>
      </w:ins>
      <w:r w:rsidRPr="00FE3B1C">
        <w:rPr>
          <w:rFonts w:ascii="Times New Roman" w:hAnsi="Times New Roman" w:cs="Times New Roman"/>
          <w:color w:val="000000"/>
        </w:rPr>
        <w:t>.</w:t>
      </w:r>
      <w:commentRangeEnd w:id="63"/>
      <w:r w:rsidR="00074262">
        <w:rPr>
          <w:rStyle w:val="CommentReference"/>
          <w:rFonts w:ascii="Courier" w:eastAsia="Times New Roman" w:hAnsi="Courier" w:cs="Times New Roman"/>
          <w:snapToGrid w:val="0"/>
        </w:rPr>
        <w:commentReference w:id="63"/>
      </w:r>
      <w:commentRangeEnd w:id="64"/>
      <w:r w:rsidR="00864804">
        <w:rPr>
          <w:rStyle w:val="CommentReference"/>
          <w:rFonts w:ascii="Courier" w:eastAsia="Times New Roman" w:hAnsi="Courier" w:cs="Times New Roman"/>
          <w:snapToGrid w:val="0"/>
        </w:rPr>
        <w:commentReference w:id="64"/>
      </w:r>
      <w:r w:rsidR="00645170" w:rsidRPr="00FE3B1C">
        <w:rPr>
          <w:rFonts w:ascii="Times New Roman" w:hAnsi="Times New Roman" w:cs="Times New Roman"/>
          <w:color w:val="000000"/>
        </w:rPr>
        <w:t xml:space="preserve">  Any late payment </w:t>
      </w:r>
      <w:ins w:id="68" w:author="Shelby Angel" w:date="2025-12-03T13:52:00Z" w16du:dateUtc="2025-12-03T19:52:00Z">
        <w:r w:rsidR="001A1A28" w:rsidRPr="00FE3B1C">
          <w:rPr>
            <w:rFonts w:ascii="Times New Roman" w:hAnsi="Times New Roman" w:cs="Times New Roman"/>
            <w:color w:val="000000"/>
          </w:rPr>
          <w:t xml:space="preserve">may accrue interest at </w:t>
        </w:r>
      </w:ins>
      <w:ins w:id="69" w:author="Shelby Angel" w:date="2025-12-03T13:53:00Z" w16du:dateUtc="2025-12-03T19:53:00Z">
        <w:r w:rsidR="00FD5808" w:rsidRPr="00FE3B1C">
          <w:rPr>
            <w:rFonts w:ascii="Times New Roman" w:hAnsi="Times New Roman" w:cs="Times New Roman"/>
            <w:color w:val="000000"/>
          </w:rPr>
          <w:t xml:space="preserve">the higher of </w:t>
        </w:r>
      </w:ins>
      <w:ins w:id="70" w:author="Shelby Angel" w:date="2025-12-03T13:52:00Z" w16du:dateUtc="2025-12-03T19:52:00Z">
        <w:r w:rsidR="001A1A28" w:rsidRPr="00FE3B1C">
          <w:rPr>
            <w:rFonts w:ascii="Times New Roman" w:hAnsi="Times New Roman" w:cs="Times New Roman"/>
            <w:color w:val="000000"/>
          </w:rPr>
          <w:t xml:space="preserve">1% per month or the highest rate </w:t>
        </w:r>
      </w:ins>
      <w:ins w:id="71" w:author="Shelby Angel" w:date="2025-12-03T13:53:00Z" w16du:dateUtc="2025-12-03T19:53:00Z">
        <w:r w:rsidR="001A1A28" w:rsidRPr="00FE3B1C">
          <w:rPr>
            <w:rFonts w:ascii="Times New Roman" w:hAnsi="Times New Roman" w:cs="Times New Roman"/>
            <w:color w:val="000000"/>
          </w:rPr>
          <w:t>permissible under applicable law</w:t>
        </w:r>
        <w:r w:rsidR="00FD5808" w:rsidRPr="00FE3B1C">
          <w:rPr>
            <w:rFonts w:ascii="Times New Roman" w:hAnsi="Times New Roman" w:cs="Times New Roman"/>
            <w:color w:val="000000"/>
          </w:rPr>
          <w:t>.  The Company</w:t>
        </w:r>
        <w:r w:rsidR="001A1A28" w:rsidRPr="00FE3B1C">
          <w:rPr>
            <w:rFonts w:ascii="Times New Roman" w:hAnsi="Times New Roman" w:cs="Times New Roman"/>
            <w:color w:val="000000"/>
          </w:rPr>
          <w:t xml:space="preserve"> </w:t>
        </w:r>
      </w:ins>
      <w:r w:rsidR="00645170" w:rsidRPr="00FE3B1C">
        <w:rPr>
          <w:rFonts w:ascii="Times New Roman" w:hAnsi="Times New Roman" w:cs="Times New Roman"/>
          <w:color w:val="000000"/>
        </w:rPr>
        <w:t xml:space="preserve">may </w:t>
      </w:r>
      <w:del w:id="72" w:author="Shelby Angel" w:date="2025-12-03T13:53:00Z" w16du:dateUtc="2025-12-03T19:53:00Z">
        <w:r w:rsidR="00645170" w:rsidRPr="00FE3B1C" w:rsidDel="00FD5808">
          <w:rPr>
            <w:rFonts w:ascii="Times New Roman" w:hAnsi="Times New Roman" w:cs="Times New Roman"/>
            <w:color w:val="000000"/>
          </w:rPr>
          <w:delText xml:space="preserve">have a late fee applied and any payments beyond 30 days can result in a </w:delText>
        </w:r>
      </w:del>
      <w:r w:rsidR="00645170" w:rsidRPr="00FE3B1C">
        <w:rPr>
          <w:rFonts w:ascii="Times New Roman" w:hAnsi="Times New Roman" w:cs="Times New Roman"/>
          <w:color w:val="000000"/>
        </w:rPr>
        <w:t>suspen</w:t>
      </w:r>
      <w:ins w:id="73" w:author="Shelby Angel" w:date="2025-12-03T13:53:00Z" w16du:dateUtc="2025-12-03T19:53:00Z">
        <w:r w:rsidR="00FD5808" w:rsidRPr="00FE3B1C">
          <w:rPr>
            <w:rFonts w:ascii="Times New Roman" w:hAnsi="Times New Roman" w:cs="Times New Roman"/>
            <w:color w:val="000000"/>
          </w:rPr>
          <w:t xml:space="preserve">d </w:t>
        </w:r>
      </w:ins>
      <w:del w:id="74" w:author="Shelby Angel" w:date="2025-12-03T13:53:00Z" w16du:dateUtc="2025-12-03T19:53:00Z">
        <w:r w:rsidR="00645170" w:rsidRPr="00FE3B1C" w:rsidDel="00FD5808">
          <w:rPr>
            <w:rFonts w:ascii="Times New Roman" w:hAnsi="Times New Roman" w:cs="Times New Roman"/>
            <w:color w:val="000000"/>
          </w:rPr>
          <w:delText xml:space="preserve">sion of </w:delText>
        </w:r>
      </w:del>
      <w:r w:rsidR="00645170" w:rsidRPr="00FE3B1C">
        <w:rPr>
          <w:rFonts w:ascii="Times New Roman" w:hAnsi="Times New Roman" w:cs="Times New Roman"/>
          <w:color w:val="000000"/>
        </w:rPr>
        <w:t>Services</w:t>
      </w:r>
      <w:ins w:id="75" w:author="Shelby Angel" w:date="2025-12-03T13:53:00Z" w16du:dateUtc="2025-12-03T19:53:00Z">
        <w:r w:rsidR="00FD5808" w:rsidRPr="00FE3B1C">
          <w:rPr>
            <w:rFonts w:ascii="Times New Roman" w:hAnsi="Times New Roman" w:cs="Times New Roman"/>
            <w:color w:val="000000"/>
          </w:rPr>
          <w:t xml:space="preserve"> under this SOW No. 01 if</w:t>
        </w:r>
      </w:ins>
      <w:ins w:id="76" w:author="Shelby Angel" w:date="2025-12-03T13:54:00Z" w16du:dateUtc="2025-12-03T19:54:00Z">
        <w:r w:rsidR="00653CDA" w:rsidRPr="00FE3B1C">
          <w:rPr>
            <w:rFonts w:ascii="Times New Roman" w:hAnsi="Times New Roman" w:cs="Times New Roman"/>
            <w:color w:val="000000"/>
          </w:rPr>
          <w:t xml:space="preserve"> undisputed amounts owed are not paid after written notice from Company to Client and 30 days to cure</w:t>
        </w:r>
      </w:ins>
      <w:r w:rsidR="00645170" w:rsidRPr="00FE3B1C">
        <w:rPr>
          <w:rFonts w:ascii="Times New Roman" w:hAnsi="Times New Roman" w:cs="Times New Roman"/>
          <w:color w:val="000000"/>
        </w:rPr>
        <w:t xml:space="preserve">.  </w:t>
      </w:r>
    </w:p>
    <w:p w14:paraId="43217DA9" w14:textId="2D077528" w:rsidR="00DB600F" w:rsidRPr="00FE3B1C" w:rsidRDefault="00195597">
      <w:pPr>
        <w:jc w:val="both"/>
        <w:rPr>
          <w:rFonts w:ascii="Times New Roman" w:hAnsi="Times New Roman" w:cs="Times New Roman"/>
          <w:highlight w:val="white"/>
        </w:rPr>
      </w:pPr>
      <w:r w:rsidRPr="00FE3B1C">
        <w:rPr>
          <w:rFonts w:ascii="Times New Roman" w:hAnsi="Times New Roman" w:cs="Times New Roman"/>
          <w:b/>
          <w:highlight w:val="white"/>
        </w:rPr>
        <w:t>IN WITNESS WHEREOF</w:t>
      </w:r>
      <w:r w:rsidRPr="00FE3B1C">
        <w:rPr>
          <w:rFonts w:ascii="Times New Roman" w:hAnsi="Times New Roman" w:cs="Times New Roman"/>
          <w:highlight w:val="white"/>
        </w:rPr>
        <w:t>, the parties hereto have executed this Statement of Work No. 01</w:t>
      </w:r>
      <w:r w:rsidRPr="00FE3B1C">
        <w:rPr>
          <w:rFonts w:ascii="Times New Roman" w:hAnsi="Times New Roman" w:cs="Times New Roman"/>
          <w:b/>
          <w:highlight w:val="white"/>
        </w:rPr>
        <w:t xml:space="preserve"> </w:t>
      </w:r>
      <w:r w:rsidRPr="00FE3B1C">
        <w:rPr>
          <w:rFonts w:ascii="Times New Roman" w:hAnsi="Times New Roman" w:cs="Times New Roman"/>
          <w:highlight w:val="white"/>
        </w:rPr>
        <w:t xml:space="preserve">as of the SOW No. 01 Effective Date. </w:t>
      </w:r>
    </w:p>
    <w:tbl>
      <w:tblPr>
        <w:tblStyle w:val="a7"/>
        <w:tblW w:w="9457" w:type="dxa"/>
        <w:tblInd w:w="-97" w:type="dxa"/>
        <w:tblBorders>
          <w:top w:val="nil"/>
          <w:left w:val="nil"/>
          <w:bottom w:val="nil"/>
          <w:right w:val="nil"/>
          <w:insideH w:val="nil"/>
          <w:insideV w:val="nil"/>
        </w:tblBorders>
        <w:tblLayout w:type="fixed"/>
        <w:tblLook w:val="0400" w:firstRow="0" w:lastRow="0" w:firstColumn="0" w:lastColumn="0" w:noHBand="0" w:noVBand="1"/>
      </w:tblPr>
      <w:tblGrid>
        <w:gridCol w:w="4614"/>
        <w:gridCol w:w="4843"/>
      </w:tblGrid>
      <w:tr w:rsidR="00DB600F" w:rsidRPr="00FE3B1C" w14:paraId="7E0E9B8F" w14:textId="77777777">
        <w:tc>
          <w:tcPr>
            <w:tcW w:w="4614" w:type="dxa"/>
          </w:tcPr>
          <w:p w14:paraId="76DE9B67" w14:textId="77777777" w:rsidR="00DB600F" w:rsidRPr="00FE3B1C" w:rsidRDefault="00DB600F">
            <w:pPr>
              <w:jc w:val="both"/>
              <w:rPr>
                <w:rFonts w:ascii="Times New Roman" w:hAnsi="Times New Roman" w:cs="Times New Roman"/>
                <w:b/>
                <w:highlight w:val="white"/>
              </w:rPr>
            </w:pPr>
          </w:p>
          <w:p w14:paraId="54FCA48B" w14:textId="4E77FBA9" w:rsidR="00DB600F" w:rsidRPr="00FE3B1C" w:rsidRDefault="00415644">
            <w:pPr>
              <w:jc w:val="both"/>
              <w:rPr>
                <w:rFonts w:ascii="Times New Roman" w:hAnsi="Times New Roman" w:cs="Times New Roman"/>
                <w:b/>
                <w:highlight w:val="white"/>
              </w:rPr>
            </w:pPr>
            <w:r w:rsidRPr="00FE3B1C">
              <w:rPr>
                <w:rFonts w:ascii="Times New Roman" w:hAnsi="Times New Roman" w:cs="Times New Roman"/>
                <w:b/>
                <w:highlight w:val="white"/>
              </w:rPr>
              <w:t>StackHack Labs, LLC</w:t>
            </w:r>
          </w:p>
          <w:p w14:paraId="7B415883" w14:textId="77777777" w:rsidR="00DB600F" w:rsidRPr="00FE3B1C" w:rsidRDefault="00DB600F">
            <w:pPr>
              <w:jc w:val="both"/>
              <w:rPr>
                <w:rFonts w:ascii="Times New Roman" w:hAnsi="Times New Roman" w:cs="Times New Roman"/>
                <w:highlight w:val="white"/>
              </w:rPr>
            </w:pPr>
          </w:p>
          <w:p w14:paraId="14ED88A3" w14:textId="77777777" w:rsidR="00DB600F" w:rsidRPr="00FE3B1C" w:rsidRDefault="00DB600F">
            <w:pPr>
              <w:jc w:val="both"/>
              <w:rPr>
                <w:rFonts w:ascii="Times New Roman" w:hAnsi="Times New Roman" w:cs="Times New Roman"/>
                <w:highlight w:val="white"/>
              </w:rPr>
            </w:pPr>
          </w:p>
          <w:p w14:paraId="779F902E" w14:textId="77777777" w:rsidR="00DB600F" w:rsidRPr="00FE3B1C" w:rsidRDefault="00DB600F">
            <w:pPr>
              <w:jc w:val="both"/>
              <w:rPr>
                <w:rFonts w:ascii="Times New Roman" w:hAnsi="Times New Roman" w:cs="Times New Roman"/>
                <w:highlight w:val="white"/>
              </w:rPr>
            </w:pPr>
          </w:p>
          <w:p w14:paraId="3F6B330A" w14:textId="77777777" w:rsidR="00DB600F" w:rsidRPr="00FE3B1C" w:rsidRDefault="00195597">
            <w:pPr>
              <w:jc w:val="both"/>
              <w:rPr>
                <w:rFonts w:ascii="Times New Roman" w:hAnsi="Times New Roman" w:cs="Times New Roman"/>
                <w:highlight w:val="white"/>
              </w:rPr>
            </w:pPr>
            <w:r w:rsidRPr="00FE3B1C">
              <w:rPr>
                <w:rFonts w:ascii="Times New Roman" w:hAnsi="Times New Roman" w:cs="Times New Roman"/>
                <w:highlight w:val="white"/>
              </w:rPr>
              <w:t>By: _______________________</w:t>
            </w:r>
          </w:p>
          <w:p w14:paraId="0E91EA11" w14:textId="7D030978" w:rsidR="00DB600F" w:rsidRPr="00FE3B1C" w:rsidRDefault="00195597">
            <w:pPr>
              <w:jc w:val="both"/>
              <w:rPr>
                <w:rFonts w:ascii="Times New Roman" w:hAnsi="Times New Roman" w:cs="Times New Roman"/>
                <w:highlight w:val="white"/>
              </w:rPr>
            </w:pPr>
            <w:r w:rsidRPr="00FE3B1C">
              <w:rPr>
                <w:rFonts w:ascii="Times New Roman" w:hAnsi="Times New Roman" w:cs="Times New Roman"/>
                <w:highlight w:val="white"/>
              </w:rPr>
              <w:t xml:space="preserve">Name: </w:t>
            </w:r>
          </w:p>
          <w:p w14:paraId="36803702" w14:textId="77777777" w:rsidR="00DB600F" w:rsidRPr="00FE3B1C" w:rsidRDefault="00195597">
            <w:pPr>
              <w:jc w:val="both"/>
              <w:rPr>
                <w:rFonts w:ascii="Times New Roman" w:hAnsi="Times New Roman" w:cs="Times New Roman"/>
                <w:highlight w:val="white"/>
              </w:rPr>
            </w:pPr>
            <w:r w:rsidRPr="00FE3B1C">
              <w:rPr>
                <w:rFonts w:ascii="Times New Roman" w:hAnsi="Times New Roman" w:cs="Times New Roman"/>
                <w:highlight w:val="white"/>
              </w:rPr>
              <w:t xml:space="preserve">Title: </w:t>
            </w:r>
          </w:p>
          <w:p w14:paraId="0ECD4314" w14:textId="6B3843CC" w:rsidR="00415644" w:rsidRPr="00FE3B1C" w:rsidRDefault="00415644">
            <w:pPr>
              <w:jc w:val="both"/>
              <w:rPr>
                <w:rFonts w:ascii="Times New Roman" w:hAnsi="Times New Roman" w:cs="Times New Roman"/>
                <w:highlight w:val="white"/>
              </w:rPr>
            </w:pPr>
            <w:r w:rsidRPr="00FE3B1C">
              <w:rPr>
                <w:rFonts w:ascii="Times New Roman" w:hAnsi="Times New Roman" w:cs="Times New Roman"/>
                <w:highlight w:val="white"/>
              </w:rPr>
              <w:t xml:space="preserve">Date:                                                                                      </w:t>
            </w:r>
          </w:p>
        </w:tc>
        <w:tc>
          <w:tcPr>
            <w:tcW w:w="4843" w:type="dxa"/>
          </w:tcPr>
          <w:p w14:paraId="739312E1" w14:textId="77777777" w:rsidR="00DB600F" w:rsidRPr="00FE3B1C" w:rsidRDefault="00DB600F">
            <w:pPr>
              <w:jc w:val="both"/>
              <w:rPr>
                <w:rFonts w:ascii="Times New Roman" w:hAnsi="Times New Roman" w:cs="Times New Roman"/>
                <w:b/>
                <w:highlight w:val="white"/>
              </w:rPr>
            </w:pPr>
          </w:p>
          <w:p w14:paraId="6C483FEA" w14:textId="59B9B04A" w:rsidR="00DB600F" w:rsidRPr="00FE3B1C" w:rsidRDefault="00195597">
            <w:pPr>
              <w:jc w:val="both"/>
              <w:rPr>
                <w:rFonts w:ascii="Times New Roman" w:hAnsi="Times New Roman" w:cs="Times New Roman"/>
                <w:b/>
                <w:highlight w:val="white"/>
              </w:rPr>
            </w:pPr>
            <w:r w:rsidRPr="00FE3B1C">
              <w:rPr>
                <w:rFonts w:ascii="Times New Roman" w:hAnsi="Times New Roman" w:cs="Times New Roman"/>
                <w:b/>
                <w:highlight w:val="white"/>
              </w:rPr>
              <w:t xml:space="preserve">CLIENT </w:t>
            </w:r>
            <w:r w:rsidR="00CF5247" w:rsidRPr="00FE3B1C">
              <w:rPr>
                <w:rFonts w:ascii="Times New Roman" w:hAnsi="Times New Roman" w:cs="Times New Roman"/>
                <w:b/>
                <w:highlight w:val="white"/>
              </w:rPr>
              <w:t xml:space="preserve">RSG Group USA, Inc. d/b/a </w:t>
            </w:r>
            <w:r w:rsidR="00415644" w:rsidRPr="00FE3B1C">
              <w:rPr>
                <w:rFonts w:ascii="Times New Roman" w:hAnsi="Times New Roman" w:cs="Times New Roman"/>
                <w:b/>
                <w:highlight w:val="white"/>
              </w:rPr>
              <w:t>Gold’s Gym</w:t>
            </w:r>
            <w:r w:rsidR="00F7333E" w:rsidRPr="00FE3B1C">
              <w:rPr>
                <w:rFonts w:ascii="Times New Roman" w:hAnsi="Times New Roman" w:cs="Times New Roman"/>
                <w:b/>
                <w:highlight w:val="white"/>
              </w:rPr>
              <w:t xml:space="preserve"> </w:t>
            </w:r>
          </w:p>
          <w:p w14:paraId="2AC8EFB7" w14:textId="77777777" w:rsidR="00DB600F" w:rsidRPr="00FE3B1C" w:rsidRDefault="00DB600F">
            <w:pPr>
              <w:jc w:val="both"/>
              <w:rPr>
                <w:rFonts w:ascii="Times New Roman" w:hAnsi="Times New Roman" w:cs="Times New Roman"/>
                <w:highlight w:val="white"/>
              </w:rPr>
            </w:pPr>
          </w:p>
          <w:p w14:paraId="79A1151F" w14:textId="77777777" w:rsidR="00DB600F" w:rsidRPr="00FE3B1C" w:rsidRDefault="00DB600F">
            <w:pPr>
              <w:jc w:val="both"/>
              <w:rPr>
                <w:rFonts w:ascii="Times New Roman" w:hAnsi="Times New Roman" w:cs="Times New Roman"/>
                <w:highlight w:val="white"/>
              </w:rPr>
            </w:pPr>
          </w:p>
          <w:p w14:paraId="33B437B4" w14:textId="77777777" w:rsidR="00DB600F" w:rsidRPr="00FE3B1C" w:rsidRDefault="00DB600F">
            <w:pPr>
              <w:jc w:val="both"/>
              <w:rPr>
                <w:rFonts w:ascii="Times New Roman" w:hAnsi="Times New Roman" w:cs="Times New Roman"/>
                <w:highlight w:val="white"/>
              </w:rPr>
            </w:pPr>
          </w:p>
          <w:p w14:paraId="23C9CE88" w14:textId="77777777" w:rsidR="00DB600F" w:rsidRPr="00FE3B1C" w:rsidRDefault="00195597">
            <w:pPr>
              <w:jc w:val="both"/>
              <w:rPr>
                <w:rFonts w:ascii="Times New Roman" w:hAnsi="Times New Roman" w:cs="Times New Roman"/>
                <w:highlight w:val="white"/>
              </w:rPr>
            </w:pPr>
            <w:proofErr w:type="gramStart"/>
            <w:r w:rsidRPr="00FE3B1C">
              <w:rPr>
                <w:rFonts w:ascii="Times New Roman" w:hAnsi="Times New Roman" w:cs="Times New Roman"/>
                <w:highlight w:val="white"/>
              </w:rPr>
              <w:t>By:_</w:t>
            </w:r>
            <w:proofErr w:type="gramEnd"/>
            <w:r w:rsidRPr="00FE3B1C">
              <w:rPr>
                <w:rFonts w:ascii="Times New Roman" w:hAnsi="Times New Roman" w:cs="Times New Roman"/>
                <w:highlight w:val="white"/>
              </w:rPr>
              <w:t>_______________________</w:t>
            </w:r>
          </w:p>
          <w:p w14:paraId="1004FE97" w14:textId="77777777" w:rsidR="00DB600F" w:rsidRPr="00FE3B1C" w:rsidRDefault="00195597">
            <w:pPr>
              <w:jc w:val="both"/>
              <w:rPr>
                <w:rFonts w:ascii="Times New Roman" w:hAnsi="Times New Roman" w:cs="Times New Roman"/>
                <w:highlight w:val="white"/>
              </w:rPr>
            </w:pPr>
            <w:r w:rsidRPr="00FE3B1C">
              <w:rPr>
                <w:rFonts w:ascii="Times New Roman" w:hAnsi="Times New Roman" w:cs="Times New Roman"/>
                <w:highlight w:val="white"/>
              </w:rPr>
              <w:t xml:space="preserve">Name: </w:t>
            </w:r>
          </w:p>
          <w:p w14:paraId="258A6744" w14:textId="77777777" w:rsidR="00DB600F" w:rsidRPr="00FE3B1C" w:rsidRDefault="00195597">
            <w:pPr>
              <w:jc w:val="both"/>
              <w:rPr>
                <w:rFonts w:ascii="Times New Roman" w:hAnsi="Times New Roman" w:cs="Times New Roman"/>
                <w:highlight w:val="white"/>
              </w:rPr>
            </w:pPr>
            <w:r w:rsidRPr="00FE3B1C">
              <w:rPr>
                <w:rFonts w:ascii="Times New Roman" w:hAnsi="Times New Roman" w:cs="Times New Roman"/>
                <w:highlight w:val="white"/>
              </w:rPr>
              <w:t xml:space="preserve">Title: </w:t>
            </w:r>
          </w:p>
          <w:p w14:paraId="2AA7AFC3" w14:textId="6A57E173" w:rsidR="00415644" w:rsidRPr="00FE3B1C" w:rsidRDefault="00415644">
            <w:pPr>
              <w:jc w:val="both"/>
              <w:rPr>
                <w:rFonts w:ascii="Times New Roman" w:hAnsi="Times New Roman" w:cs="Times New Roman"/>
                <w:highlight w:val="white"/>
              </w:rPr>
            </w:pPr>
            <w:r w:rsidRPr="00FE3B1C">
              <w:rPr>
                <w:rFonts w:ascii="Times New Roman" w:hAnsi="Times New Roman" w:cs="Times New Roman"/>
                <w:highlight w:val="white"/>
              </w:rPr>
              <w:t xml:space="preserve">Date: </w:t>
            </w:r>
          </w:p>
        </w:tc>
      </w:tr>
      <w:tr w:rsidR="00415644" w:rsidRPr="00FE3B1C" w14:paraId="1C1616FF" w14:textId="77777777">
        <w:tc>
          <w:tcPr>
            <w:tcW w:w="4614" w:type="dxa"/>
          </w:tcPr>
          <w:p w14:paraId="25126E9C" w14:textId="77777777" w:rsidR="00415644" w:rsidRPr="00FE3B1C" w:rsidRDefault="00415644">
            <w:pPr>
              <w:jc w:val="both"/>
              <w:rPr>
                <w:rFonts w:ascii="Times New Roman" w:hAnsi="Times New Roman" w:cs="Times New Roman"/>
                <w:b/>
                <w:highlight w:val="white"/>
              </w:rPr>
            </w:pPr>
          </w:p>
        </w:tc>
        <w:tc>
          <w:tcPr>
            <w:tcW w:w="4843" w:type="dxa"/>
          </w:tcPr>
          <w:p w14:paraId="4F2A128A" w14:textId="77777777" w:rsidR="00415644" w:rsidRPr="00FE3B1C" w:rsidRDefault="00415644">
            <w:pPr>
              <w:jc w:val="both"/>
              <w:rPr>
                <w:rFonts w:ascii="Times New Roman" w:hAnsi="Times New Roman" w:cs="Times New Roman"/>
                <w:b/>
                <w:highlight w:val="white"/>
              </w:rPr>
            </w:pPr>
          </w:p>
        </w:tc>
      </w:tr>
    </w:tbl>
    <w:p w14:paraId="609E3C86" w14:textId="79BB75E1" w:rsidR="00F00C9C" w:rsidRPr="00FE3B1C" w:rsidRDefault="00F00C9C">
      <w:pPr>
        <w:rPr>
          <w:rFonts w:ascii="Times New Roman" w:hAnsi="Times New Roman" w:cs="Times New Roman"/>
          <w:b/>
        </w:rPr>
      </w:pPr>
      <w:r w:rsidRPr="00FE3B1C">
        <w:rPr>
          <w:rFonts w:ascii="Times New Roman" w:hAnsi="Times New Roman" w:cs="Times New Roman"/>
          <w:b/>
        </w:rPr>
        <w:br w:type="page"/>
      </w:r>
    </w:p>
    <w:p w14:paraId="27A63D37" w14:textId="77777777" w:rsidR="00415644" w:rsidRPr="00FE3B1C" w:rsidRDefault="00415644">
      <w:pPr>
        <w:spacing w:after="0"/>
        <w:rPr>
          <w:rFonts w:ascii="Times New Roman" w:hAnsi="Times New Roman" w:cs="Times New Roman"/>
          <w:b/>
        </w:rPr>
      </w:pPr>
    </w:p>
    <w:p w14:paraId="24FF2973" w14:textId="3DD9904A" w:rsidR="00DB600F" w:rsidRPr="00FE3B1C" w:rsidRDefault="009C2C59" w:rsidP="00FA09C3">
      <w:pPr>
        <w:spacing w:after="0"/>
        <w:jc w:val="right"/>
        <w:rPr>
          <w:rFonts w:ascii="Times New Roman" w:hAnsi="Times New Roman" w:cs="Times New Roman"/>
          <w:b/>
          <w:highlight w:val="white"/>
        </w:rPr>
      </w:pPr>
      <w:r w:rsidRPr="00FE3B1C">
        <w:rPr>
          <w:rFonts w:ascii="Times New Roman" w:hAnsi="Times New Roman" w:cs="Times New Roman"/>
          <w:b/>
          <w:highlight w:val="white"/>
        </w:rPr>
        <w:t>APPENDIX A</w:t>
      </w:r>
    </w:p>
    <w:p w14:paraId="1D7E9F42" w14:textId="77777777" w:rsidR="00D03D3B" w:rsidRPr="00FE3B1C" w:rsidRDefault="00D03D3B" w:rsidP="00FA09C3">
      <w:pPr>
        <w:spacing w:after="0"/>
        <w:rPr>
          <w:rFonts w:ascii="Times New Roman" w:hAnsi="Times New Roman" w:cs="Times New Roman"/>
          <w:bCs/>
        </w:rPr>
      </w:pPr>
    </w:p>
    <w:p w14:paraId="0EC6506E" w14:textId="19B1167F" w:rsidR="00E3305C" w:rsidRPr="00FE3B1C" w:rsidRDefault="00E3305C" w:rsidP="00FA09C3">
      <w:pPr>
        <w:spacing w:after="0"/>
        <w:rPr>
          <w:rFonts w:ascii="Times New Roman" w:hAnsi="Times New Roman" w:cs="Times New Roman"/>
          <w:b/>
        </w:rPr>
      </w:pPr>
      <w:r w:rsidRPr="00FE3B1C">
        <w:rPr>
          <w:rFonts w:ascii="Times New Roman" w:hAnsi="Times New Roman" w:cs="Times New Roman"/>
          <w:b/>
        </w:rPr>
        <w:t>Categories</w:t>
      </w:r>
    </w:p>
    <w:p w14:paraId="08FD8E6F" w14:textId="1D1C56D1" w:rsidR="00415644" w:rsidRPr="00FE3B1C" w:rsidRDefault="00415644" w:rsidP="00FA09C3">
      <w:pPr>
        <w:spacing w:after="0"/>
        <w:rPr>
          <w:rFonts w:ascii="Times New Roman" w:hAnsi="Times New Roman" w:cs="Times New Roman"/>
          <w:bCs/>
        </w:rPr>
      </w:pPr>
      <w:r w:rsidRPr="00FE3B1C">
        <w:rPr>
          <w:rFonts w:ascii="Times New Roman" w:hAnsi="Times New Roman" w:cs="Times New Roman"/>
          <w:bCs/>
        </w:rPr>
        <w:t xml:space="preserve">The Services and </w:t>
      </w:r>
      <w:r w:rsidR="005E7C94" w:rsidRPr="00FE3B1C">
        <w:rPr>
          <w:rFonts w:ascii="Times New Roman" w:hAnsi="Times New Roman" w:cs="Times New Roman"/>
          <w:bCs/>
        </w:rPr>
        <w:t xml:space="preserve">Work Product </w:t>
      </w:r>
      <w:r w:rsidRPr="00FE3B1C">
        <w:rPr>
          <w:rFonts w:ascii="Times New Roman" w:hAnsi="Times New Roman" w:cs="Times New Roman"/>
          <w:bCs/>
        </w:rPr>
        <w:t xml:space="preserve">shall follow the categories outlined below.  The Company will follow a work plan that covers each one of these Categories (i. – xi).  These categories of work shall inform the </w:t>
      </w:r>
      <w:commentRangeStart w:id="77"/>
      <w:r w:rsidRPr="00FE3B1C">
        <w:rPr>
          <w:rFonts w:ascii="Times New Roman" w:hAnsi="Times New Roman" w:cs="Times New Roman"/>
          <w:bCs/>
        </w:rPr>
        <w:t>Deck</w:t>
      </w:r>
      <w:commentRangeEnd w:id="77"/>
      <w:r w:rsidR="00F7158D" w:rsidRPr="00FE3B1C">
        <w:rPr>
          <w:rStyle w:val="CommentReference"/>
          <w:rFonts w:ascii="Times New Roman" w:eastAsia="Times New Roman" w:hAnsi="Times New Roman" w:cs="Times New Roman"/>
          <w:snapToGrid w:val="0"/>
          <w:sz w:val="22"/>
          <w:szCs w:val="22"/>
        </w:rPr>
        <w:commentReference w:id="77"/>
      </w:r>
      <w:r w:rsidRPr="00FE3B1C">
        <w:rPr>
          <w:rFonts w:ascii="Times New Roman" w:hAnsi="Times New Roman" w:cs="Times New Roman"/>
          <w:bCs/>
        </w:rPr>
        <w:t xml:space="preserve">.  </w:t>
      </w:r>
    </w:p>
    <w:tbl>
      <w:tblPr>
        <w:tblStyle w:val="TableGrid"/>
        <w:tblW w:w="0" w:type="auto"/>
        <w:tblLook w:val="04A0" w:firstRow="1" w:lastRow="0" w:firstColumn="1" w:lastColumn="0" w:noHBand="0" w:noVBand="1"/>
      </w:tblPr>
      <w:tblGrid>
        <w:gridCol w:w="895"/>
        <w:gridCol w:w="3240"/>
        <w:gridCol w:w="5215"/>
      </w:tblGrid>
      <w:tr w:rsidR="00415644" w:rsidRPr="00FE3B1C" w14:paraId="030A16BA" w14:textId="77777777" w:rsidTr="00BA7FC5">
        <w:trPr>
          <w:trHeight w:val="296"/>
        </w:trPr>
        <w:tc>
          <w:tcPr>
            <w:tcW w:w="895" w:type="dxa"/>
          </w:tcPr>
          <w:p w14:paraId="497F141D" w14:textId="7435E75C" w:rsidR="00415644" w:rsidRPr="00FE3B1C" w:rsidRDefault="00415644" w:rsidP="00FA09C3">
            <w:pPr>
              <w:rPr>
                <w:rFonts w:ascii="Times New Roman" w:hAnsi="Times New Roman" w:cs="Times New Roman"/>
                <w:bCs/>
              </w:rPr>
            </w:pPr>
            <w:r w:rsidRPr="00FE3B1C">
              <w:rPr>
                <w:rFonts w:ascii="Times New Roman" w:hAnsi="Times New Roman" w:cs="Times New Roman"/>
                <w:bCs/>
              </w:rPr>
              <w:t>i.</w:t>
            </w:r>
          </w:p>
        </w:tc>
        <w:tc>
          <w:tcPr>
            <w:tcW w:w="3240" w:type="dxa"/>
          </w:tcPr>
          <w:p w14:paraId="2B3369DD" w14:textId="5161A79A" w:rsidR="00415644" w:rsidRPr="00FE3B1C" w:rsidRDefault="00BA7FC5" w:rsidP="00FA09C3">
            <w:pPr>
              <w:rPr>
                <w:rFonts w:ascii="Times New Roman" w:hAnsi="Times New Roman" w:cs="Times New Roman"/>
                <w:bCs/>
              </w:rPr>
            </w:pPr>
            <w:r w:rsidRPr="00FE3B1C">
              <w:rPr>
                <w:rFonts w:ascii="Times New Roman" w:hAnsi="Times New Roman" w:cs="Times New Roman"/>
                <w:bCs/>
              </w:rPr>
              <w:t>Internal Alignment and Planning</w:t>
            </w:r>
          </w:p>
        </w:tc>
        <w:tc>
          <w:tcPr>
            <w:tcW w:w="5215" w:type="dxa"/>
          </w:tcPr>
          <w:p w14:paraId="6E71139B" w14:textId="569D8AF2"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Team Meetings, Documents and Knowledge Transfer </w:t>
            </w:r>
          </w:p>
        </w:tc>
      </w:tr>
      <w:tr w:rsidR="00415644" w:rsidRPr="00FE3B1C" w14:paraId="353B0303" w14:textId="77777777" w:rsidTr="00BA7FC5">
        <w:tc>
          <w:tcPr>
            <w:tcW w:w="895" w:type="dxa"/>
          </w:tcPr>
          <w:p w14:paraId="351682F6" w14:textId="4DDC6A14" w:rsidR="00415644" w:rsidRPr="00FE3B1C" w:rsidRDefault="00415644" w:rsidP="00FA09C3">
            <w:pPr>
              <w:rPr>
                <w:rFonts w:ascii="Times New Roman" w:hAnsi="Times New Roman" w:cs="Times New Roman"/>
                <w:bCs/>
              </w:rPr>
            </w:pPr>
            <w:r w:rsidRPr="00FE3B1C">
              <w:rPr>
                <w:rFonts w:ascii="Times New Roman" w:hAnsi="Times New Roman" w:cs="Times New Roman"/>
                <w:bCs/>
              </w:rPr>
              <w:t>ii.</w:t>
            </w:r>
          </w:p>
        </w:tc>
        <w:tc>
          <w:tcPr>
            <w:tcW w:w="3240" w:type="dxa"/>
          </w:tcPr>
          <w:p w14:paraId="3BAAE359" w14:textId="0693CEAB"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Gold’s Gyms Site Visits (locally) </w:t>
            </w:r>
          </w:p>
        </w:tc>
        <w:tc>
          <w:tcPr>
            <w:tcW w:w="5215" w:type="dxa"/>
          </w:tcPr>
          <w:p w14:paraId="25E09EDB" w14:textId="37D894FD" w:rsidR="00415644" w:rsidRPr="00FE3B1C" w:rsidRDefault="00BA7FC5" w:rsidP="00FA09C3">
            <w:pPr>
              <w:rPr>
                <w:rFonts w:ascii="Times New Roman" w:hAnsi="Times New Roman" w:cs="Times New Roman"/>
                <w:bCs/>
              </w:rPr>
            </w:pPr>
            <w:r w:rsidRPr="00FE3B1C">
              <w:rPr>
                <w:rFonts w:ascii="Times New Roman" w:hAnsi="Times New Roman" w:cs="Times New Roman"/>
                <w:bCs/>
              </w:rPr>
              <w:t>Onsite Audits, Staff Conversations and Exploration</w:t>
            </w:r>
          </w:p>
        </w:tc>
      </w:tr>
      <w:tr w:rsidR="00415644" w:rsidRPr="00FE3B1C" w14:paraId="50AC0620" w14:textId="77777777" w:rsidTr="00BA7FC5">
        <w:tc>
          <w:tcPr>
            <w:tcW w:w="895" w:type="dxa"/>
          </w:tcPr>
          <w:p w14:paraId="33EF608F" w14:textId="5AFC41FC" w:rsidR="00415644" w:rsidRPr="00FE3B1C" w:rsidRDefault="00415644" w:rsidP="00FA09C3">
            <w:pPr>
              <w:rPr>
                <w:rFonts w:ascii="Times New Roman" w:hAnsi="Times New Roman" w:cs="Times New Roman"/>
                <w:bCs/>
              </w:rPr>
            </w:pPr>
            <w:r w:rsidRPr="00FE3B1C">
              <w:rPr>
                <w:rFonts w:ascii="Times New Roman" w:hAnsi="Times New Roman" w:cs="Times New Roman"/>
                <w:bCs/>
              </w:rPr>
              <w:t>iii.</w:t>
            </w:r>
          </w:p>
        </w:tc>
        <w:tc>
          <w:tcPr>
            <w:tcW w:w="3240" w:type="dxa"/>
          </w:tcPr>
          <w:p w14:paraId="015818F5" w14:textId="13B0D56E"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Franchisee Surveys (3 Areas) </w:t>
            </w:r>
          </w:p>
        </w:tc>
        <w:tc>
          <w:tcPr>
            <w:tcW w:w="5215" w:type="dxa"/>
          </w:tcPr>
          <w:p w14:paraId="2BC21BAA" w14:textId="065D1F9A" w:rsidR="00415644" w:rsidRPr="00FE3B1C" w:rsidRDefault="00BA7FC5" w:rsidP="00FA09C3">
            <w:pPr>
              <w:rPr>
                <w:rFonts w:ascii="Times New Roman" w:hAnsi="Times New Roman" w:cs="Times New Roman"/>
                <w:bCs/>
              </w:rPr>
            </w:pPr>
            <w:r w:rsidRPr="00FE3B1C">
              <w:rPr>
                <w:rFonts w:ascii="Times New Roman" w:hAnsi="Times New Roman" w:cs="Times New Roman"/>
                <w:bCs/>
              </w:rPr>
              <w:t>Support Development; Tech, Business Process, KPI’s</w:t>
            </w:r>
          </w:p>
        </w:tc>
      </w:tr>
      <w:tr w:rsidR="00415644" w:rsidRPr="00FE3B1C" w14:paraId="62C74E91" w14:textId="77777777" w:rsidTr="00BA7FC5">
        <w:tc>
          <w:tcPr>
            <w:tcW w:w="895" w:type="dxa"/>
          </w:tcPr>
          <w:p w14:paraId="7273D5E5" w14:textId="4989CABB" w:rsidR="00415644" w:rsidRPr="00FE3B1C" w:rsidRDefault="00415644" w:rsidP="00FA09C3">
            <w:pPr>
              <w:rPr>
                <w:rFonts w:ascii="Times New Roman" w:hAnsi="Times New Roman" w:cs="Times New Roman"/>
                <w:bCs/>
              </w:rPr>
            </w:pPr>
            <w:r w:rsidRPr="00FE3B1C">
              <w:rPr>
                <w:rFonts w:ascii="Times New Roman" w:hAnsi="Times New Roman" w:cs="Times New Roman"/>
                <w:bCs/>
              </w:rPr>
              <w:t>iv.</w:t>
            </w:r>
          </w:p>
        </w:tc>
        <w:tc>
          <w:tcPr>
            <w:tcW w:w="3240" w:type="dxa"/>
          </w:tcPr>
          <w:p w14:paraId="60E1B9A9" w14:textId="27C6686C"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Stakeholder Interviews (Client) </w:t>
            </w:r>
          </w:p>
        </w:tc>
        <w:tc>
          <w:tcPr>
            <w:tcW w:w="5215" w:type="dxa"/>
          </w:tcPr>
          <w:p w14:paraId="4E9C71D1" w14:textId="0B67980B"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Meet with Key Team Members and 1:1 Interviews </w:t>
            </w:r>
          </w:p>
        </w:tc>
      </w:tr>
      <w:tr w:rsidR="00415644" w:rsidRPr="00FE3B1C" w14:paraId="50255317" w14:textId="77777777" w:rsidTr="00BA7FC5">
        <w:tc>
          <w:tcPr>
            <w:tcW w:w="895" w:type="dxa"/>
          </w:tcPr>
          <w:p w14:paraId="131E033F" w14:textId="3624897A" w:rsidR="00415644" w:rsidRPr="00FE3B1C" w:rsidRDefault="00415644" w:rsidP="00FA09C3">
            <w:pPr>
              <w:rPr>
                <w:rFonts w:ascii="Times New Roman" w:hAnsi="Times New Roman" w:cs="Times New Roman"/>
                <w:bCs/>
              </w:rPr>
            </w:pPr>
            <w:r w:rsidRPr="00FE3B1C">
              <w:rPr>
                <w:rFonts w:ascii="Times New Roman" w:hAnsi="Times New Roman" w:cs="Times New Roman"/>
                <w:bCs/>
              </w:rPr>
              <w:t>v.</w:t>
            </w:r>
          </w:p>
        </w:tc>
        <w:tc>
          <w:tcPr>
            <w:tcW w:w="3240" w:type="dxa"/>
          </w:tcPr>
          <w:p w14:paraId="016F30F4" w14:textId="14EA7E93"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Technology Stack Audit </w:t>
            </w:r>
          </w:p>
        </w:tc>
        <w:tc>
          <w:tcPr>
            <w:tcW w:w="5215" w:type="dxa"/>
          </w:tcPr>
          <w:p w14:paraId="21B5A26F" w14:textId="531E9A87"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Review and Access All Systems and Mapping of Stack  </w:t>
            </w:r>
          </w:p>
        </w:tc>
      </w:tr>
      <w:tr w:rsidR="00415644" w:rsidRPr="00FE3B1C" w14:paraId="405D5AEE" w14:textId="77777777" w:rsidTr="00BA7FC5">
        <w:tc>
          <w:tcPr>
            <w:tcW w:w="895" w:type="dxa"/>
          </w:tcPr>
          <w:p w14:paraId="42F18BBC" w14:textId="4122EBE9" w:rsidR="00415644" w:rsidRPr="00FE3B1C" w:rsidRDefault="00415644" w:rsidP="00FA09C3">
            <w:pPr>
              <w:rPr>
                <w:rFonts w:ascii="Times New Roman" w:hAnsi="Times New Roman" w:cs="Times New Roman"/>
                <w:bCs/>
              </w:rPr>
            </w:pPr>
            <w:r w:rsidRPr="00FE3B1C">
              <w:rPr>
                <w:rFonts w:ascii="Times New Roman" w:hAnsi="Times New Roman" w:cs="Times New Roman"/>
                <w:bCs/>
              </w:rPr>
              <w:t>vi.</w:t>
            </w:r>
          </w:p>
        </w:tc>
        <w:tc>
          <w:tcPr>
            <w:tcW w:w="3240" w:type="dxa"/>
          </w:tcPr>
          <w:p w14:paraId="478A7C85" w14:textId="21C2F21E"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Business Process &amp; System Audit </w:t>
            </w:r>
          </w:p>
        </w:tc>
        <w:tc>
          <w:tcPr>
            <w:tcW w:w="5215" w:type="dxa"/>
          </w:tcPr>
          <w:p w14:paraId="26D7D043" w14:textId="71797358"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Review Org Chart, Roles, Identify Gaps and Workflows </w:t>
            </w:r>
          </w:p>
        </w:tc>
      </w:tr>
      <w:tr w:rsidR="00415644" w:rsidRPr="00FE3B1C" w14:paraId="340E0E39" w14:textId="77777777" w:rsidTr="00BA7FC5">
        <w:tc>
          <w:tcPr>
            <w:tcW w:w="895" w:type="dxa"/>
          </w:tcPr>
          <w:p w14:paraId="39E6B6F1" w14:textId="6B9BA991" w:rsidR="00415644" w:rsidRPr="00FE3B1C" w:rsidRDefault="00415644" w:rsidP="00FA09C3">
            <w:pPr>
              <w:rPr>
                <w:rFonts w:ascii="Times New Roman" w:hAnsi="Times New Roman" w:cs="Times New Roman"/>
                <w:bCs/>
              </w:rPr>
            </w:pPr>
            <w:r w:rsidRPr="00FE3B1C">
              <w:rPr>
                <w:rFonts w:ascii="Times New Roman" w:hAnsi="Times New Roman" w:cs="Times New Roman"/>
                <w:bCs/>
              </w:rPr>
              <w:t>vii.</w:t>
            </w:r>
          </w:p>
        </w:tc>
        <w:tc>
          <w:tcPr>
            <w:tcW w:w="3240" w:type="dxa"/>
          </w:tcPr>
          <w:p w14:paraId="6304FB76" w14:textId="7DD58FD7"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Executive Level Data &amp; KPIs </w:t>
            </w:r>
          </w:p>
        </w:tc>
        <w:tc>
          <w:tcPr>
            <w:tcW w:w="5215" w:type="dxa"/>
          </w:tcPr>
          <w:p w14:paraId="512FDBBF" w14:textId="2DF1B5ED" w:rsidR="00415644" w:rsidRPr="00FE3B1C" w:rsidRDefault="00BA7FC5" w:rsidP="00FA09C3">
            <w:pPr>
              <w:rPr>
                <w:rFonts w:ascii="Times New Roman" w:hAnsi="Times New Roman" w:cs="Times New Roman"/>
                <w:bCs/>
              </w:rPr>
            </w:pPr>
            <w:r w:rsidRPr="00FE3B1C">
              <w:rPr>
                <w:rFonts w:ascii="Times New Roman" w:hAnsi="Times New Roman" w:cs="Times New Roman"/>
                <w:bCs/>
              </w:rPr>
              <w:t>Look at Dashboard/KPI’s and Define Strategic Questions</w:t>
            </w:r>
          </w:p>
        </w:tc>
      </w:tr>
      <w:tr w:rsidR="00415644" w:rsidRPr="00FE3B1C" w14:paraId="19F8A0EE" w14:textId="77777777" w:rsidTr="00BA7FC5">
        <w:tc>
          <w:tcPr>
            <w:tcW w:w="895" w:type="dxa"/>
          </w:tcPr>
          <w:p w14:paraId="5D8D8482" w14:textId="5CEEB522" w:rsidR="00415644" w:rsidRPr="00FE3B1C" w:rsidRDefault="00415644" w:rsidP="00FA09C3">
            <w:pPr>
              <w:rPr>
                <w:rFonts w:ascii="Times New Roman" w:hAnsi="Times New Roman" w:cs="Times New Roman"/>
                <w:bCs/>
              </w:rPr>
            </w:pPr>
            <w:r w:rsidRPr="00FE3B1C">
              <w:rPr>
                <w:rFonts w:ascii="Times New Roman" w:hAnsi="Times New Roman" w:cs="Times New Roman"/>
                <w:bCs/>
              </w:rPr>
              <w:t>viii.</w:t>
            </w:r>
          </w:p>
        </w:tc>
        <w:tc>
          <w:tcPr>
            <w:tcW w:w="3240" w:type="dxa"/>
          </w:tcPr>
          <w:p w14:paraId="19214F70" w14:textId="30BCF8E5"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Franchisor Engagement &amp; Mtgs </w:t>
            </w:r>
          </w:p>
        </w:tc>
        <w:tc>
          <w:tcPr>
            <w:tcW w:w="5215" w:type="dxa"/>
          </w:tcPr>
          <w:p w14:paraId="2DF137DB" w14:textId="1F2C6B73" w:rsidR="00415644" w:rsidRPr="00FE3B1C" w:rsidRDefault="00BA7FC5" w:rsidP="00FA09C3">
            <w:pPr>
              <w:rPr>
                <w:rFonts w:ascii="Times New Roman" w:hAnsi="Times New Roman" w:cs="Times New Roman"/>
                <w:bCs/>
              </w:rPr>
            </w:pPr>
            <w:r w:rsidRPr="00FE3B1C">
              <w:rPr>
                <w:rFonts w:ascii="Times New Roman" w:hAnsi="Times New Roman" w:cs="Times New Roman"/>
                <w:bCs/>
              </w:rPr>
              <w:t>Interviews, Ecosystem, Corp vs Franchisee, Operations</w:t>
            </w:r>
          </w:p>
        </w:tc>
      </w:tr>
      <w:tr w:rsidR="00415644" w:rsidRPr="00FE3B1C" w14:paraId="057D0081" w14:textId="77777777" w:rsidTr="00BA7FC5">
        <w:tc>
          <w:tcPr>
            <w:tcW w:w="895" w:type="dxa"/>
          </w:tcPr>
          <w:p w14:paraId="36EF18AF" w14:textId="62343028" w:rsidR="00415644" w:rsidRPr="00FE3B1C" w:rsidRDefault="00415644" w:rsidP="00FA09C3">
            <w:pPr>
              <w:rPr>
                <w:rFonts w:ascii="Times New Roman" w:hAnsi="Times New Roman" w:cs="Times New Roman"/>
                <w:bCs/>
              </w:rPr>
            </w:pPr>
            <w:r w:rsidRPr="00FE3B1C">
              <w:rPr>
                <w:rFonts w:ascii="Times New Roman" w:hAnsi="Times New Roman" w:cs="Times New Roman"/>
                <w:bCs/>
              </w:rPr>
              <w:t>ix.</w:t>
            </w:r>
          </w:p>
        </w:tc>
        <w:tc>
          <w:tcPr>
            <w:tcW w:w="3240" w:type="dxa"/>
          </w:tcPr>
          <w:p w14:paraId="0D92BB62" w14:textId="48D10997"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Compliance and Risk Analysis </w:t>
            </w:r>
          </w:p>
        </w:tc>
        <w:tc>
          <w:tcPr>
            <w:tcW w:w="5215" w:type="dxa"/>
          </w:tcPr>
          <w:p w14:paraId="512B4EDB" w14:textId="77339723"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Data Privacy, Risk Review and Outstanding Compliance </w:t>
            </w:r>
          </w:p>
        </w:tc>
      </w:tr>
      <w:tr w:rsidR="00415644" w:rsidRPr="00FE3B1C" w14:paraId="30D6FBE6" w14:textId="77777777" w:rsidTr="00BA7FC5">
        <w:tc>
          <w:tcPr>
            <w:tcW w:w="895" w:type="dxa"/>
          </w:tcPr>
          <w:p w14:paraId="64E3A9B2" w14:textId="526D2267" w:rsidR="00415644" w:rsidRPr="00FE3B1C" w:rsidRDefault="00415644" w:rsidP="00FA09C3">
            <w:pPr>
              <w:rPr>
                <w:rFonts w:ascii="Times New Roman" w:hAnsi="Times New Roman" w:cs="Times New Roman"/>
                <w:bCs/>
              </w:rPr>
            </w:pPr>
            <w:r w:rsidRPr="00FE3B1C">
              <w:rPr>
                <w:rFonts w:ascii="Times New Roman" w:hAnsi="Times New Roman" w:cs="Times New Roman"/>
                <w:bCs/>
              </w:rPr>
              <w:t>x.</w:t>
            </w:r>
          </w:p>
        </w:tc>
        <w:tc>
          <w:tcPr>
            <w:tcW w:w="3240" w:type="dxa"/>
          </w:tcPr>
          <w:p w14:paraId="0CF1F001" w14:textId="24C79BA2"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Phase one – seven planning </w:t>
            </w:r>
          </w:p>
        </w:tc>
        <w:tc>
          <w:tcPr>
            <w:tcW w:w="5215" w:type="dxa"/>
          </w:tcPr>
          <w:p w14:paraId="389114C8" w14:textId="01483743"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Roadmap, Timelines, Resourcing </w:t>
            </w:r>
            <w:proofErr w:type="gramStart"/>
            <w:r w:rsidRPr="00FE3B1C">
              <w:rPr>
                <w:rFonts w:ascii="Times New Roman" w:hAnsi="Times New Roman" w:cs="Times New Roman"/>
                <w:bCs/>
              </w:rPr>
              <w:t>To</w:t>
            </w:r>
            <w:proofErr w:type="gramEnd"/>
            <w:r w:rsidRPr="00FE3B1C">
              <w:rPr>
                <w:rFonts w:ascii="Times New Roman" w:hAnsi="Times New Roman" w:cs="Times New Roman"/>
                <w:bCs/>
              </w:rPr>
              <w:t xml:space="preserve"> Complete Phases </w:t>
            </w:r>
          </w:p>
        </w:tc>
      </w:tr>
      <w:tr w:rsidR="00415644" w:rsidRPr="00FE3B1C" w14:paraId="20682BEB" w14:textId="77777777" w:rsidTr="00BA7FC5">
        <w:tc>
          <w:tcPr>
            <w:tcW w:w="895" w:type="dxa"/>
          </w:tcPr>
          <w:p w14:paraId="694FF3D0" w14:textId="1D1C7C01" w:rsidR="00415644" w:rsidRPr="00FE3B1C" w:rsidRDefault="00415644" w:rsidP="00FA09C3">
            <w:pPr>
              <w:rPr>
                <w:rFonts w:ascii="Times New Roman" w:hAnsi="Times New Roman" w:cs="Times New Roman"/>
                <w:bCs/>
              </w:rPr>
            </w:pPr>
            <w:r w:rsidRPr="00FE3B1C">
              <w:rPr>
                <w:rFonts w:ascii="Times New Roman" w:hAnsi="Times New Roman" w:cs="Times New Roman"/>
                <w:bCs/>
              </w:rPr>
              <w:t>xi.</w:t>
            </w:r>
          </w:p>
        </w:tc>
        <w:tc>
          <w:tcPr>
            <w:tcW w:w="3240" w:type="dxa"/>
          </w:tcPr>
          <w:p w14:paraId="3B496B1F" w14:textId="2B61021C"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Deliverable Packaging | Deck </w:t>
            </w:r>
          </w:p>
        </w:tc>
        <w:tc>
          <w:tcPr>
            <w:tcW w:w="5215" w:type="dxa"/>
          </w:tcPr>
          <w:p w14:paraId="0A9F6812" w14:textId="6B3391E1" w:rsidR="00415644" w:rsidRPr="00FE3B1C" w:rsidRDefault="00BA7FC5" w:rsidP="00FA09C3">
            <w:pPr>
              <w:rPr>
                <w:rFonts w:ascii="Times New Roman" w:hAnsi="Times New Roman" w:cs="Times New Roman"/>
                <w:bCs/>
              </w:rPr>
            </w:pPr>
            <w:r w:rsidRPr="00FE3B1C">
              <w:rPr>
                <w:rFonts w:ascii="Times New Roman" w:hAnsi="Times New Roman" w:cs="Times New Roman"/>
                <w:bCs/>
              </w:rPr>
              <w:t xml:space="preserve">Prepare Scopes, Team Meetings and General Advisory </w:t>
            </w:r>
          </w:p>
        </w:tc>
      </w:tr>
    </w:tbl>
    <w:p w14:paraId="32C0779E" w14:textId="77777777" w:rsidR="00645170" w:rsidRPr="00FE3B1C" w:rsidRDefault="00645170" w:rsidP="00FA09C3">
      <w:pPr>
        <w:spacing w:after="0"/>
        <w:rPr>
          <w:rFonts w:ascii="Times New Roman" w:hAnsi="Times New Roman" w:cs="Times New Roman"/>
          <w:bCs/>
        </w:rPr>
      </w:pPr>
    </w:p>
    <w:p w14:paraId="408593FA" w14:textId="463B2388" w:rsidR="00BA7FC5" w:rsidRPr="00FE3B1C" w:rsidRDefault="00BA7FC5" w:rsidP="00FA09C3">
      <w:pPr>
        <w:spacing w:after="0"/>
        <w:rPr>
          <w:rFonts w:ascii="Times New Roman" w:hAnsi="Times New Roman" w:cs="Times New Roman"/>
          <w:bCs/>
        </w:rPr>
      </w:pPr>
      <w:r w:rsidRPr="00FE3B1C">
        <w:rPr>
          <w:rFonts w:ascii="Times New Roman" w:hAnsi="Times New Roman" w:cs="Times New Roman"/>
          <w:bCs/>
        </w:rPr>
        <w:t>These Categories are broken down into phases with various Team Resources as stated in th</w:t>
      </w:r>
      <w:r w:rsidR="00424423" w:rsidRPr="00FE3B1C">
        <w:rPr>
          <w:rFonts w:ascii="Times New Roman" w:hAnsi="Times New Roman" w:cs="Times New Roman"/>
          <w:bCs/>
        </w:rPr>
        <w:t>is</w:t>
      </w:r>
      <w:r w:rsidRPr="00FE3B1C">
        <w:rPr>
          <w:rFonts w:ascii="Times New Roman" w:hAnsi="Times New Roman" w:cs="Times New Roman"/>
          <w:bCs/>
        </w:rPr>
        <w:t xml:space="preserve"> SOW No 01</w:t>
      </w:r>
      <w:r w:rsidR="00673DFB" w:rsidRPr="00FE3B1C">
        <w:rPr>
          <w:rFonts w:ascii="Times New Roman" w:hAnsi="Times New Roman" w:cs="Times New Roman"/>
          <w:bCs/>
        </w:rPr>
        <w:t xml:space="preserve"> Appendix C.</w:t>
      </w:r>
    </w:p>
    <w:p w14:paraId="1136540A" w14:textId="4EE4B952" w:rsidR="00F7333E" w:rsidRPr="00FE3B1C" w:rsidRDefault="00F7333E">
      <w:pPr>
        <w:rPr>
          <w:rFonts w:ascii="Times New Roman" w:hAnsi="Times New Roman" w:cs="Times New Roman"/>
          <w:bCs/>
        </w:rPr>
      </w:pPr>
      <w:r w:rsidRPr="00FE3B1C">
        <w:rPr>
          <w:rFonts w:ascii="Times New Roman" w:hAnsi="Times New Roman" w:cs="Times New Roman"/>
          <w:bCs/>
        </w:rPr>
        <w:br w:type="page"/>
      </w:r>
    </w:p>
    <w:p w14:paraId="37A66225" w14:textId="77777777" w:rsidR="00E74974" w:rsidRPr="00FE3B1C" w:rsidRDefault="00E74974" w:rsidP="00FA09C3">
      <w:pPr>
        <w:spacing w:after="0"/>
        <w:rPr>
          <w:rFonts w:ascii="Times New Roman" w:hAnsi="Times New Roman" w:cs="Times New Roman"/>
          <w:bCs/>
        </w:rPr>
      </w:pPr>
    </w:p>
    <w:p w14:paraId="5AA786AB" w14:textId="77777777" w:rsidR="000C4B52" w:rsidRPr="00FE3B1C" w:rsidRDefault="000C4B52" w:rsidP="00BA7FC5">
      <w:pPr>
        <w:spacing w:after="0"/>
        <w:jc w:val="right"/>
        <w:rPr>
          <w:rFonts w:ascii="Times New Roman" w:hAnsi="Times New Roman" w:cs="Times New Roman"/>
          <w:b/>
          <w:highlight w:val="white"/>
        </w:rPr>
      </w:pPr>
    </w:p>
    <w:p w14:paraId="7F83538E" w14:textId="5364F5B2" w:rsidR="00BA7FC5" w:rsidRPr="00FE3B1C" w:rsidRDefault="00BA7FC5" w:rsidP="00BA7FC5">
      <w:pPr>
        <w:spacing w:after="0"/>
        <w:jc w:val="right"/>
        <w:rPr>
          <w:rFonts w:ascii="Times New Roman" w:hAnsi="Times New Roman" w:cs="Times New Roman"/>
          <w:b/>
          <w:highlight w:val="white"/>
        </w:rPr>
      </w:pPr>
      <w:r w:rsidRPr="00FE3B1C">
        <w:rPr>
          <w:rFonts w:ascii="Times New Roman" w:hAnsi="Times New Roman" w:cs="Times New Roman"/>
          <w:b/>
          <w:highlight w:val="white"/>
        </w:rPr>
        <w:t>APPENDIX B</w:t>
      </w:r>
    </w:p>
    <w:p w14:paraId="6C29735B" w14:textId="182A0784" w:rsidR="00BA7FC5" w:rsidRPr="00FE3B1C" w:rsidRDefault="00F00C9C" w:rsidP="00BA7FC5">
      <w:pPr>
        <w:spacing w:after="0"/>
        <w:rPr>
          <w:rFonts w:ascii="Times New Roman" w:hAnsi="Times New Roman" w:cs="Times New Roman"/>
          <w:b/>
        </w:rPr>
      </w:pPr>
      <w:r w:rsidRPr="00FE3B1C">
        <w:rPr>
          <w:rFonts w:ascii="Times New Roman" w:hAnsi="Times New Roman" w:cs="Times New Roman"/>
          <w:b/>
        </w:rPr>
        <w:t>Roles</w:t>
      </w:r>
    </w:p>
    <w:p w14:paraId="0C85B0A3" w14:textId="77777777" w:rsidR="00F00C9C" w:rsidRPr="00FE3B1C" w:rsidRDefault="00F00C9C" w:rsidP="00BA7FC5">
      <w:pPr>
        <w:spacing w:after="0"/>
        <w:rPr>
          <w:rFonts w:ascii="Times New Roman" w:hAnsi="Times New Roman" w:cs="Times New Roman"/>
          <w:bCs/>
        </w:rPr>
      </w:pPr>
    </w:p>
    <w:p w14:paraId="6551AAEF" w14:textId="1F04D5CB" w:rsidR="00BA7FC5" w:rsidRPr="00FE3B1C" w:rsidRDefault="00BA7FC5" w:rsidP="00BA7FC5">
      <w:pPr>
        <w:spacing w:after="0"/>
        <w:rPr>
          <w:rFonts w:ascii="Times New Roman" w:hAnsi="Times New Roman" w:cs="Times New Roman"/>
          <w:bCs/>
        </w:rPr>
      </w:pPr>
      <w:r w:rsidRPr="00FE3B1C">
        <w:rPr>
          <w:rFonts w:ascii="Times New Roman" w:hAnsi="Times New Roman" w:cs="Times New Roman"/>
          <w:bCs/>
        </w:rPr>
        <w:t xml:space="preserve">The Company may supply any of the following roles in the execution of the Services.  These roles may be engaged on an </w:t>
      </w:r>
      <w:r w:rsidR="00AD4C63" w:rsidRPr="00FE3B1C">
        <w:rPr>
          <w:rFonts w:ascii="Times New Roman" w:hAnsi="Times New Roman" w:cs="Times New Roman"/>
          <w:bCs/>
        </w:rPr>
        <w:t>a</w:t>
      </w:r>
      <w:r w:rsidRPr="00FE3B1C">
        <w:rPr>
          <w:rFonts w:ascii="Times New Roman" w:hAnsi="Times New Roman" w:cs="Times New Roman"/>
          <w:bCs/>
        </w:rPr>
        <w:t>d-</w:t>
      </w:r>
      <w:r w:rsidR="00AD4C63" w:rsidRPr="00FE3B1C">
        <w:rPr>
          <w:rFonts w:ascii="Times New Roman" w:hAnsi="Times New Roman" w:cs="Times New Roman"/>
          <w:bCs/>
        </w:rPr>
        <w:t>h</w:t>
      </w:r>
      <w:r w:rsidRPr="00FE3B1C">
        <w:rPr>
          <w:rFonts w:ascii="Times New Roman" w:hAnsi="Times New Roman" w:cs="Times New Roman"/>
          <w:bCs/>
        </w:rPr>
        <w:t>oc basis by the Client</w:t>
      </w:r>
      <w:r w:rsidR="00B1342C" w:rsidRPr="00FE3B1C">
        <w:rPr>
          <w:rFonts w:ascii="Times New Roman" w:hAnsi="Times New Roman" w:cs="Times New Roman"/>
          <w:bCs/>
        </w:rPr>
        <w:t xml:space="preserve"> at Client’s </w:t>
      </w:r>
      <w:r w:rsidR="00673DFB" w:rsidRPr="00FE3B1C">
        <w:rPr>
          <w:rFonts w:ascii="Times New Roman" w:hAnsi="Times New Roman" w:cs="Times New Roman"/>
          <w:bCs/>
        </w:rPr>
        <w:t xml:space="preserve">prior </w:t>
      </w:r>
      <w:r w:rsidR="00B1342C" w:rsidRPr="00FE3B1C">
        <w:rPr>
          <w:rFonts w:ascii="Times New Roman" w:hAnsi="Times New Roman" w:cs="Times New Roman"/>
          <w:bCs/>
        </w:rPr>
        <w:t>request</w:t>
      </w:r>
      <w:r w:rsidR="00673DFB" w:rsidRPr="00FE3B1C">
        <w:rPr>
          <w:rFonts w:ascii="Times New Roman" w:hAnsi="Times New Roman" w:cs="Times New Roman"/>
          <w:bCs/>
        </w:rPr>
        <w:t xml:space="preserve"> </w:t>
      </w:r>
      <w:r w:rsidRPr="00FE3B1C">
        <w:rPr>
          <w:rFonts w:ascii="Times New Roman" w:hAnsi="Times New Roman" w:cs="Times New Roman"/>
          <w:bCs/>
        </w:rPr>
        <w:t>and billed at the listed rate.  If the SOW Fee is a fixed bid</w:t>
      </w:r>
      <w:r w:rsidR="00673DFB" w:rsidRPr="00FE3B1C">
        <w:rPr>
          <w:rFonts w:ascii="Times New Roman" w:hAnsi="Times New Roman" w:cs="Times New Roman"/>
          <w:bCs/>
        </w:rPr>
        <w:t>, however,</w:t>
      </w:r>
      <w:r w:rsidRPr="00FE3B1C">
        <w:rPr>
          <w:rFonts w:ascii="Times New Roman" w:hAnsi="Times New Roman" w:cs="Times New Roman"/>
          <w:bCs/>
        </w:rPr>
        <w:t xml:space="preserve"> then these rates shall not apply unless </w:t>
      </w:r>
      <w:r w:rsidR="00DA2C82" w:rsidRPr="00FE3B1C">
        <w:rPr>
          <w:rFonts w:ascii="Times New Roman" w:hAnsi="Times New Roman" w:cs="Times New Roman"/>
          <w:bCs/>
        </w:rPr>
        <w:t>a</w:t>
      </w:r>
      <w:r w:rsidRPr="00FE3B1C">
        <w:rPr>
          <w:rFonts w:ascii="Times New Roman" w:hAnsi="Times New Roman" w:cs="Times New Roman"/>
          <w:bCs/>
        </w:rPr>
        <w:t xml:space="preserve"> change order</w:t>
      </w:r>
      <w:r w:rsidR="00DA2C82" w:rsidRPr="00FE3B1C">
        <w:rPr>
          <w:rFonts w:ascii="Times New Roman" w:hAnsi="Times New Roman" w:cs="Times New Roman"/>
          <w:bCs/>
        </w:rPr>
        <w:t xml:space="preserve"> for such work is executed. </w:t>
      </w:r>
    </w:p>
    <w:p w14:paraId="3AA4E6E2" w14:textId="77777777" w:rsidR="00BA7FC5" w:rsidRPr="00FE3B1C" w:rsidRDefault="00BA7FC5" w:rsidP="00BA7FC5">
      <w:pPr>
        <w:spacing w:after="0"/>
        <w:rPr>
          <w:rFonts w:ascii="Times New Roman" w:hAnsi="Times New Roman" w:cs="Times New Roman"/>
          <w:bCs/>
        </w:rPr>
      </w:pPr>
    </w:p>
    <w:tbl>
      <w:tblPr>
        <w:tblStyle w:val="TableGrid"/>
        <w:tblW w:w="0" w:type="auto"/>
        <w:tblLook w:val="04A0" w:firstRow="1" w:lastRow="0" w:firstColumn="1" w:lastColumn="0" w:noHBand="0" w:noVBand="1"/>
      </w:tblPr>
      <w:tblGrid>
        <w:gridCol w:w="2304"/>
        <w:gridCol w:w="3184"/>
        <w:gridCol w:w="2029"/>
        <w:gridCol w:w="1833"/>
      </w:tblGrid>
      <w:tr w:rsidR="00585559" w:rsidRPr="00FE3B1C" w14:paraId="3F1D1234" w14:textId="68B27960" w:rsidTr="00585559">
        <w:trPr>
          <w:trHeight w:val="296"/>
        </w:trPr>
        <w:tc>
          <w:tcPr>
            <w:tcW w:w="2304" w:type="dxa"/>
          </w:tcPr>
          <w:p w14:paraId="63502741" w14:textId="5D961550" w:rsidR="00585559" w:rsidRPr="00FE3B1C" w:rsidRDefault="00585559" w:rsidP="008A7C9F">
            <w:pPr>
              <w:rPr>
                <w:rFonts w:ascii="Times New Roman" w:hAnsi="Times New Roman" w:cs="Times New Roman"/>
                <w:b/>
              </w:rPr>
            </w:pPr>
            <w:r w:rsidRPr="00FE3B1C">
              <w:rPr>
                <w:rFonts w:ascii="Times New Roman" w:hAnsi="Times New Roman" w:cs="Times New Roman"/>
                <w:b/>
              </w:rPr>
              <w:t xml:space="preserve">CATEGORY </w:t>
            </w:r>
          </w:p>
        </w:tc>
        <w:tc>
          <w:tcPr>
            <w:tcW w:w="3184" w:type="dxa"/>
          </w:tcPr>
          <w:p w14:paraId="14FEE48C" w14:textId="7CA30F42" w:rsidR="00585559" w:rsidRPr="00FE3B1C" w:rsidRDefault="00585559" w:rsidP="008A7C9F">
            <w:pPr>
              <w:rPr>
                <w:rFonts w:ascii="Times New Roman" w:hAnsi="Times New Roman" w:cs="Times New Roman"/>
                <w:b/>
              </w:rPr>
            </w:pPr>
            <w:r w:rsidRPr="00FE3B1C">
              <w:rPr>
                <w:rFonts w:ascii="Times New Roman" w:hAnsi="Times New Roman" w:cs="Times New Roman"/>
                <w:b/>
              </w:rPr>
              <w:t>ROLE</w:t>
            </w:r>
          </w:p>
        </w:tc>
        <w:tc>
          <w:tcPr>
            <w:tcW w:w="2029" w:type="dxa"/>
          </w:tcPr>
          <w:p w14:paraId="119292F9" w14:textId="7A851466" w:rsidR="00585559" w:rsidRPr="00FE3B1C" w:rsidRDefault="00585559" w:rsidP="008A7C9F">
            <w:pPr>
              <w:rPr>
                <w:rFonts w:ascii="Times New Roman" w:hAnsi="Times New Roman" w:cs="Times New Roman"/>
                <w:b/>
              </w:rPr>
            </w:pPr>
            <w:commentRangeStart w:id="78"/>
            <w:r>
              <w:rPr>
                <w:rFonts w:ascii="Times New Roman" w:hAnsi="Times New Roman" w:cs="Times New Roman"/>
                <w:b/>
              </w:rPr>
              <w:t xml:space="preserve">HOURLY </w:t>
            </w:r>
            <w:r w:rsidRPr="00FE3B1C">
              <w:rPr>
                <w:rFonts w:ascii="Times New Roman" w:hAnsi="Times New Roman" w:cs="Times New Roman"/>
                <w:b/>
              </w:rPr>
              <w:t>RATE</w:t>
            </w:r>
          </w:p>
        </w:tc>
        <w:tc>
          <w:tcPr>
            <w:tcW w:w="1833" w:type="dxa"/>
          </w:tcPr>
          <w:p w14:paraId="21E7475F" w14:textId="00F6E6E7" w:rsidR="00585559" w:rsidRPr="00FE3B1C" w:rsidRDefault="00585559" w:rsidP="008A7C9F">
            <w:pPr>
              <w:rPr>
                <w:rFonts w:ascii="Times New Roman" w:hAnsi="Times New Roman" w:cs="Times New Roman"/>
                <w:b/>
              </w:rPr>
            </w:pPr>
            <w:r>
              <w:rPr>
                <w:rFonts w:ascii="Times New Roman" w:hAnsi="Times New Roman" w:cs="Times New Roman"/>
                <w:b/>
              </w:rPr>
              <w:t>DAY RATE</w:t>
            </w:r>
            <w:commentRangeEnd w:id="78"/>
            <w:r>
              <w:rPr>
                <w:rStyle w:val="CommentReference"/>
                <w:rFonts w:ascii="Courier" w:eastAsia="Times New Roman" w:hAnsi="Courier" w:cs="Times New Roman"/>
                <w:snapToGrid w:val="0"/>
              </w:rPr>
              <w:commentReference w:id="78"/>
            </w:r>
          </w:p>
        </w:tc>
      </w:tr>
      <w:tr w:rsidR="00585559" w:rsidRPr="00FE3B1C" w14:paraId="47679AC3" w14:textId="40A9C5C7" w:rsidTr="00585559">
        <w:trPr>
          <w:trHeight w:val="296"/>
        </w:trPr>
        <w:tc>
          <w:tcPr>
            <w:tcW w:w="2304" w:type="dxa"/>
          </w:tcPr>
          <w:p w14:paraId="633A31C8" w14:textId="54F96833"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Project Management </w:t>
            </w:r>
          </w:p>
        </w:tc>
        <w:tc>
          <w:tcPr>
            <w:tcW w:w="3184" w:type="dxa"/>
          </w:tcPr>
          <w:p w14:paraId="4A94C303" w14:textId="0E137C47"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Product Manager </w:t>
            </w:r>
          </w:p>
        </w:tc>
        <w:tc>
          <w:tcPr>
            <w:tcW w:w="2029" w:type="dxa"/>
          </w:tcPr>
          <w:p w14:paraId="480A1F82" w14:textId="08D49D9F" w:rsidR="00585559" w:rsidRPr="00FE3B1C" w:rsidRDefault="00585559" w:rsidP="008A7C9F">
            <w:pPr>
              <w:rPr>
                <w:rFonts w:ascii="Times New Roman" w:hAnsi="Times New Roman" w:cs="Times New Roman"/>
                <w:bCs/>
              </w:rPr>
            </w:pPr>
            <w:r w:rsidRPr="00FE3B1C">
              <w:rPr>
                <w:rFonts w:ascii="Times New Roman" w:hAnsi="Times New Roman" w:cs="Times New Roman"/>
                <w:bCs/>
              </w:rPr>
              <w:t>125.00</w:t>
            </w:r>
          </w:p>
        </w:tc>
        <w:tc>
          <w:tcPr>
            <w:tcW w:w="1833" w:type="dxa"/>
          </w:tcPr>
          <w:p w14:paraId="4C153AF5" w14:textId="7CAD0653" w:rsidR="00585559" w:rsidRPr="00FE3B1C" w:rsidRDefault="00585559" w:rsidP="008A7C9F">
            <w:pPr>
              <w:rPr>
                <w:rFonts w:ascii="Times New Roman" w:hAnsi="Times New Roman" w:cs="Times New Roman"/>
                <w:bCs/>
              </w:rPr>
            </w:pPr>
            <w:r>
              <w:rPr>
                <w:rFonts w:ascii="Times New Roman" w:hAnsi="Times New Roman" w:cs="Times New Roman"/>
                <w:bCs/>
              </w:rPr>
              <w:t>1,000</w:t>
            </w:r>
          </w:p>
        </w:tc>
      </w:tr>
      <w:tr w:rsidR="00585559" w:rsidRPr="00FE3B1C" w14:paraId="2B5774BC" w14:textId="6583B6C6" w:rsidTr="00585559">
        <w:tc>
          <w:tcPr>
            <w:tcW w:w="2304" w:type="dxa"/>
          </w:tcPr>
          <w:p w14:paraId="6CA91131" w14:textId="71DD27E5" w:rsidR="00585559" w:rsidRPr="00FE3B1C" w:rsidRDefault="00585559" w:rsidP="008A7C9F">
            <w:pPr>
              <w:rPr>
                <w:rFonts w:ascii="Times New Roman" w:hAnsi="Times New Roman" w:cs="Times New Roman"/>
                <w:bCs/>
              </w:rPr>
            </w:pPr>
            <w:r w:rsidRPr="00FE3B1C">
              <w:rPr>
                <w:rFonts w:ascii="Times New Roman" w:hAnsi="Times New Roman" w:cs="Times New Roman"/>
                <w:bCs/>
              </w:rPr>
              <w:t>Project Management</w:t>
            </w:r>
          </w:p>
        </w:tc>
        <w:tc>
          <w:tcPr>
            <w:tcW w:w="3184" w:type="dxa"/>
          </w:tcPr>
          <w:p w14:paraId="2D056349" w14:textId="57BF17E6"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Project Manager </w:t>
            </w:r>
          </w:p>
        </w:tc>
        <w:tc>
          <w:tcPr>
            <w:tcW w:w="2029" w:type="dxa"/>
          </w:tcPr>
          <w:p w14:paraId="42BEC34F" w14:textId="2BD05ED9" w:rsidR="00585559" w:rsidRPr="00FE3B1C" w:rsidRDefault="00585559" w:rsidP="008A7C9F">
            <w:pPr>
              <w:rPr>
                <w:rFonts w:ascii="Times New Roman" w:hAnsi="Times New Roman" w:cs="Times New Roman"/>
                <w:bCs/>
              </w:rPr>
            </w:pPr>
            <w:r w:rsidRPr="00FE3B1C">
              <w:rPr>
                <w:rFonts w:ascii="Times New Roman" w:hAnsi="Times New Roman" w:cs="Times New Roman"/>
                <w:bCs/>
              </w:rPr>
              <w:t>100.00</w:t>
            </w:r>
          </w:p>
        </w:tc>
        <w:tc>
          <w:tcPr>
            <w:tcW w:w="1833" w:type="dxa"/>
          </w:tcPr>
          <w:p w14:paraId="0907A7BE" w14:textId="175E627E" w:rsidR="00585559" w:rsidRPr="00FE3B1C" w:rsidRDefault="00585559" w:rsidP="008A7C9F">
            <w:pPr>
              <w:rPr>
                <w:rFonts w:ascii="Times New Roman" w:hAnsi="Times New Roman" w:cs="Times New Roman"/>
                <w:bCs/>
              </w:rPr>
            </w:pPr>
            <w:r>
              <w:rPr>
                <w:rFonts w:ascii="Times New Roman" w:hAnsi="Times New Roman" w:cs="Times New Roman"/>
                <w:bCs/>
              </w:rPr>
              <w:t>800</w:t>
            </w:r>
          </w:p>
        </w:tc>
      </w:tr>
      <w:tr w:rsidR="00585559" w:rsidRPr="00FE3B1C" w14:paraId="60DF52BE" w14:textId="05BAE763" w:rsidTr="00585559">
        <w:tc>
          <w:tcPr>
            <w:tcW w:w="2304" w:type="dxa"/>
          </w:tcPr>
          <w:p w14:paraId="55260B44" w14:textId="01EC7A1F"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Project Management </w:t>
            </w:r>
          </w:p>
        </w:tc>
        <w:tc>
          <w:tcPr>
            <w:tcW w:w="3184" w:type="dxa"/>
          </w:tcPr>
          <w:p w14:paraId="2F8B07AC" w14:textId="550FE19A"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Business Analyst </w:t>
            </w:r>
          </w:p>
        </w:tc>
        <w:tc>
          <w:tcPr>
            <w:tcW w:w="2029" w:type="dxa"/>
          </w:tcPr>
          <w:p w14:paraId="03B20E68" w14:textId="13CD2CF9" w:rsidR="00585559" w:rsidRPr="00FE3B1C" w:rsidRDefault="00585559" w:rsidP="008A7C9F">
            <w:pPr>
              <w:rPr>
                <w:rFonts w:ascii="Times New Roman" w:hAnsi="Times New Roman" w:cs="Times New Roman"/>
                <w:bCs/>
              </w:rPr>
            </w:pPr>
            <w:r w:rsidRPr="00FE3B1C">
              <w:rPr>
                <w:rFonts w:ascii="Times New Roman" w:hAnsi="Times New Roman" w:cs="Times New Roman"/>
                <w:bCs/>
              </w:rPr>
              <w:t>125.00</w:t>
            </w:r>
          </w:p>
        </w:tc>
        <w:tc>
          <w:tcPr>
            <w:tcW w:w="1833" w:type="dxa"/>
          </w:tcPr>
          <w:p w14:paraId="6E4B7FC1" w14:textId="57476E56" w:rsidR="00585559" w:rsidRPr="00FE3B1C" w:rsidRDefault="00585559" w:rsidP="008A7C9F">
            <w:pPr>
              <w:rPr>
                <w:rFonts w:ascii="Times New Roman" w:hAnsi="Times New Roman" w:cs="Times New Roman"/>
                <w:bCs/>
              </w:rPr>
            </w:pPr>
            <w:r>
              <w:rPr>
                <w:rFonts w:ascii="Times New Roman" w:hAnsi="Times New Roman" w:cs="Times New Roman"/>
                <w:bCs/>
              </w:rPr>
              <w:t>1,000</w:t>
            </w:r>
          </w:p>
        </w:tc>
      </w:tr>
      <w:tr w:rsidR="00585559" w:rsidRPr="00FE3B1C" w14:paraId="7C5DE2B2" w14:textId="6170F131" w:rsidTr="00585559">
        <w:tc>
          <w:tcPr>
            <w:tcW w:w="2304" w:type="dxa"/>
          </w:tcPr>
          <w:p w14:paraId="72762E3E" w14:textId="6A2ACF27" w:rsidR="00585559" w:rsidRPr="00FE3B1C" w:rsidRDefault="00585559" w:rsidP="008A7C9F">
            <w:pPr>
              <w:rPr>
                <w:rFonts w:ascii="Times New Roman" w:hAnsi="Times New Roman" w:cs="Times New Roman"/>
                <w:bCs/>
              </w:rPr>
            </w:pPr>
            <w:r w:rsidRPr="00FE3B1C">
              <w:rPr>
                <w:rFonts w:ascii="Times New Roman" w:hAnsi="Times New Roman" w:cs="Times New Roman"/>
                <w:bCs/>
              </w:rPr>
              <w:t>Software Engineering</w:t>
            </w:r>
          </w:p>
        </w:tc>
        <w:tc>
          <w:tcPr>
            <w:tcW w:w="3184" w:type="dxa"/>
          </w:tcPr>
          <w:p w14:paraId="3AD8FDF4" w14:textId="2B798964" w:rsidR="00585559" w:rsidRPr="00FE3B1C" w:rsidRDefault="00585559" w:rsidP="008A7C9F">
            <w:pPr>
              <w:rPr>
                <w:rFonts w:ascii="Times New Roman" w:hAnsi="Times New Roman" w:cs="Times New Roman"/>
                <w:bCs/>
              </w:rPr>
            </w:pPr>
            <w:r w:rsidRPr="00FE3B1C">
              <w:rPr>
                <w:rFonts w:ascii="Times New Roman" w:hAnsi="Times New Roman" w:cs="Times New Roman"/>
                <w:bCs/>
              </w:rPr>
              <w:t>Solutions Architecture</w:t>
            </w:r>
          </w:p>
        </w:tc>
        <w:tc>
          <w:tcPr>
            <w:tcW w:w="2029" w:type="dxa"/>
          </w:tcPr>
          <w:p w14:paraId="3193562E" w14:textId="7C1CCE8B" w:rsidR="00585559" w:rsidRPr="00FE3B1C" w:rsidRDefault="00585559" w:rsidP="008A7C9F">
            <w:pPr>
              <w:rPr>
                <w:rFonts w:ascii="Times New Roman" w:hAnsi="Times New Roman" w:cs="Times New Roman"/>
                <w:bCs/>
              </w:rPr>
            </w:pPr>
            <w:r w:rsidRPr="00FE3B1C">
              <w:rPr>
                <w:rFonts w:ascii="Times New Roman" w:hAnsi="Times New Roman" w:cs="Times New Roman"/>
                <w:bCs/>
              </w:rPr>
              <w:t>175.00</w:t>
            </w:r>
          </w:p>
        </w:tc>
        <w:tc>
          <w:tcPr>
            <w:tcW w:w="1833" w:type="dxa"/>
          </w:tcPr>
          <w:p w14:paraId="44E1DC29" w14:textId="0FCE0262" w:rsidR="00585559" w:rsidRPr="00FE3B1C" w:rsidRDefault="00585559" w:rsidP="008A7C9F">
            <w:pPr>
              <w:rPr>
                <w:rFonts w:ascii="Times New Roman" w:hAnsi="Times New Roman" w:cs="Times New Roman"/>
                <w:bCs/>
              </w:rPr>
            </w:pPr>
            <w:r>
              <w:rPr>
                <w:rFonts w:ascii="Times New Roman" w:hAnsi="Times New Roman" w:cs="Times New Roman"/>
                <w:bCs/>
              </w:rPr>
              <w:t>1,400</w:t>
            </w:r>
          </w:p>
        </w:tc>
      </w:tr>
      <w:tr w:rsidR="00585559" w:rsidRPr="00FE3B1C" w14:paraId="09506467" w14:textId="27C7F84C" w:rsidTr="00585559">
        <w:tc>
          <w:tcPr>
            <w:tcW w:w="2304" w:type="dxa"/>
          </w:tcPr>
          <w:p w14:paraId="38CECB83" w14:textId="12DBF244" w:rsidR="00585559" w:rsidRPr="00FE3B1C" w:rsidRDefault="00585559" w:rsidP="008A7C9F">
            <w:pPr>
              <w:rPr>
                <w:rFonts w:ascii="Times New Roman" w:hAnsi="Times New Roman" w:cs="Times New Roman"/>
                <w:bCs/>
              </w:rPr>
            </w:pPr>
            <w:r w:rsidRPr="00FE3B1C">
              <w:rPr>
                <w:rFonts w:ascii="Times New Roman" w:hAnsi="Times New Roman" w:cs="Times New Roman"/>
                <w:bCs/>
              </w:rPr>
              <w:t>Software Engineering</w:t>
            </w:r>
          </w:p>
        </w:tc>
        <w:tc>
          <w:tcPr>
            <w:tcW w:w="3184" w:type="dxa"/>
          </w:tcPr>
          <w:p w14:paraId="70623C60" w14:textId="612022B4" w:rsidR="00585559" w:rsidRPr="00FE3B1C" w:rsidRDefault="00585559" w:rsidP="008A7C9F">
            <w:pPr>
              <w:rPr>
                <w:rFonts w:ascii="Times New Roman" w:hAnsi="Times New Roman" w:cs="Times New Roman"/>
                <w:bCs/>
              </w:rPr>
            </w:pPr>
            <w:r w:rsidRPr="00FE3B1C">
              <w:rPr>
                <w:rFonts w:ascii="Times New Roman" w:hAnsi="Times New Roman" w:cs="Times New Roman"/>
                <w:bCs/>
              </w:rPr>
              <w:t>Developer(s)</w:t>
            </w:r>
          </w:p>
        </w:tc>
        <w:tc>
          <w:tcPr>
            <w:tcW w:w="2029" w:type="dxa"/>
          </w:tcPr>
          <w:p w14:paraId="03B31C46" w14:textId="2570BFCB" w:rsidR="00585559" w:rsidRPr="00FE3B1C" w:rsidRDefault="00585559" w:rsidP="008A7C9F">
            <w:pPr>
              <w:rPr>
                <w:rFonts w:ascii="Times New Roman" w:hAnsi="Times New Roman" w:cs="Times New Roman"/>
                <w:bCs/>
              </w:rPr>
            </w:pPr>
            <w:r w:rsidRPr="00FE3B1C">
              <w:rPr>
                <w:rFonts w:ascii="Times New Roman" w:hAnsi="Times New Roman" w:cs="Times New Roman"/>
                <w:bCs/>
              </w:rPr>
              <w:t>90.00 – 150.00</w:t>
            </w:r>
          </w:p>
        </w:tc>
        <w:tc>
          <w:tcPr>
            <w:tcW w:w="1833" w:type="dxa"/>
          </w:tcPr>
          <w:p w14:paraId="3D8D4890" w14:textId="3C85FF6D" w:rsidR="00585559" w:rsidRPr="00FE3B1C" w:rsidRDefault="00585559" w:rsidP="008A7C9F">
            <w:pPr>
              <w:rPr>
                <w:rFonts w:ascii="Times New Roman" w:hAnsi="Times New Roman" w:cs="Times New Roman"/>
                <w:bCs/>
              </w:rPr>
            </w:pPr>
            <w:r>
              <w:rPr>
                <w:rFonts w:ascii="Times New Roman" w:hAnsi="Times New Roman" w:cs="Times New Roman"/>
                <w:bCs/>
              </w:rPr>
              <w:t>720 – 1,200</w:t>
            </w:r>
          </w:p>
        </w:tc>
      </w:tr>
      <w:tr w:rsidR="00585559" w:rsidRPr="00FE3B1C" w14:paraId="782880DF" w14:textId="702584B1" w:rsidTr="00585559">
        <w:tc>
          <w:tcPr>
            <w:tcW w:w="2304" w:type="dxa"/>
          </w:tcPr>
          <w:p w14:paraId="6C287505" w14:textId="3BA3419C" w:rsidR="00585559" w:rsidRPr="00FE3B1C" w:rsidRDefault="00585559" w:rsidP="008A7C9F">
            <w:pPr>
              <w:rPr>
                <w:rFonts w:ascii="Times New Roman" w:hAnsi="Times New Roman" w:cs="Times New Roman"/>
                <w:bCs/>
              </w:rPr>
            </w:pPr>
            <w:r w:rsidRPr="00FE3B1C">
              <w:rPr>
                <w:rFonts w:ascii="Times New Roman" w:hAnsi="Times New Roman" w:cs="Times New Roman"/>
                <w:bCs/>
              </w:rPr>
              <w:t>Software Engineering</w:t>
            </w:r>
          </w:p>
        </w:tc>
        <w:tc>
          <w:tcPr>
            <w:tcW w:w="3184" w:type="dxa"/>
          </w:tcPr>
          <w:p w14:paraId="671E2418" w14:textId="0882E73E" w:rsidR="00585559" w:rsidRPr="00FE3B1C" w:rsidRDefault="00585559" w:rsidP="008A7C9F">
            <w:pPr>
              <w:rPr>
                <w:rFonts w:ascii="Times New Roman" w:hAnsi="Times New Roman" w:cs="Times New Roman"/>
                <w:bCs/>
              </w:rPr>
            </w:pPr>
            <w:r w:rsidRPr="00FE3B1C">
              <w:rPr>
                <w:rFonts w:ascii="Times New Roman" w:hAnsi="Times New Roman" w:cs="Times New Roman"/>
                <w:bCs/>
              </w:rPr>
              <w:t>Data Scientist</w:t>
            </w:r>
          </w:p>
        </w:tc>
        <w:tc>
          <w:tcPr>
            <w:tcW w:w="2029" w:type="dxa"/>
          </w:tcPr>
          <w:p w14:paraId="0A5BA07D" w14:textId="3DCADDD0" w:rsidR="00585559" w:rsidRPr="00FE3B1C" w:rsidRDefault="00585559" w:rsidP="008A7C9F">
            <w:pPr>
              <w:rPr>
                <w:rFonts w:ascii="Times New Roman" w:hAnsi="Times New Roman" w:cs="Times New Roman"/>
                <w:bCs/>
              </w:rPr>
            </w:pPr>
            <w:r w:rsidRPr="00FE3B1C">
              <w:rPr>
                <w:rFonts w:ascii="Times New Roman" w:hAnsi="Times New Roman" w:cs="Times New Roman"/>
                <w:bCs/>
              </w:rPr>
              <w:t>150.00</w:t>
            </w:r>
          </w:p>
        </w:tc>
        <w:tc>
          <w:tcPr>
            <w:tcW w:w="1833" w:type="dxa"/>
          </w:tcPr>
          <w:p w14:paraId="6A6065F8" w14:textId="7D6F14EC" w:rsidR="00585559" w:rsidRPr="00FE3B1C" w:rsidRDefault="00585559" w:rsidP="008A7C9F">
            <w:pPr>
              <w:rPr>
                <w:rFonts w:ascii="Times New Roman" w:hAnsi="Times New Roman" w:cs="Times New Roman"/>
                <w:bCs/>
              </w:rPr>
            </w:pPr>
            <w:r>
              <w:rPr>
                <w:rFonts w:ascii="Times New Roman" w:hAnsi="Times New Roman" w:cs="Times New Roman"/>
                <w:bCs/>
              </w:rPr>
              <w:t>1,200</w:t>
            </w:r>
          </w:p>
        </w:tc>
      </w:tr>
      <w:tr w:rsidR="00585559" w:rsidRPr="00FE3B1C" w14:paraId="379762E9" w14:textId="0F34DC0C" w:rsidTr="00585559">
        <w:tc>
          <w:tcPr>
            <w:tcW w:w="2304" w:type="dxa"/>
          </w:tcPr>
          <w:p w14:paraId="44E4E452" w14:textId="214F20D0" w:rsidR="00585559" w:rsidRPr="00FE3B1C" w:rsidRDefault="00585559" w:rsidP="008A7C9F">
            <w:pPr>
              <w:rPr>
                <w:rFonts w:ascii="Times New Roman" w:hAnsi="Times New Roman" w:cs="Times New Roman"/>
                <w:bCs/>
              </w:rPr>
            </w:pPr>
            <w:r w:rsidRPr="00FE3B1C">
              <w:rPr>
                <w:rFonts w:ascii="Times New Roman" w:hAnsi="Times New Roman" w:cs="Times New Roman"/>
                <w:bCs/>
              </w:rPr>
              <w:t>Other Engineering</w:t>
            </w:r>
          </w:p>
        </w:tc>
        <w:tc>
          <w:tcPr>
            <w:tcW w:w="3184" w:type="dxa"/>
          </w:tcPr>
          <w:p w14:paraId="1C17FAA1" w14:textId="536E7B97" w:rsidR="00585559" w:rsidRPr="00FE3B1C" w:rsidRDefault="00585559" w:rsidP="008A7C9F">
            <w:pPr>
              <w:rPr>
                <w:rFonts w:ascii="Times New Roman" w:hAnsi="Times New Roman" w:cs="Times New Roman"/>
                <w:bCs/>
              </w:rPr>
            </w:pPr>
            <w:r w:rsidRPr="00FE3B1C">
              <w:rPr>
                <w:rFonts w:ascii="Times New Roman" w:hAnsi="Times New Roman" w:cs="Times New Roman"/>
                <w:bCs/>
              </w:rPr>
              <w:t>Technical Lead</w:t>
            </w:r>
          </w:p>
        </w:tc>
        <w:tc>
          <w:tcPr>
            <w:tcW w:w="2029" w:type="dxa"/>
          </w:tcPr>
          <w:p w14:paraId="5EF6A7FC" w14:textId="562C468F" w:rsidR="00585559" w:rsidRPr="00FE3B1C" w:rsidRDefault="00585559" w:rsidP="008A7C9F">
            <w:pPr>
              <w:rPr>
                <w:rFonts w:ascii="Times New Roman" w:hAnsi="Times New Roman" w:cs="Times New Roman"/>
                <w:bCs/>
              </w:rPr>
            </w:pPr>
            <w:r w:rsidRPr="00FE3B1C">
              <w:rPr>
                <w:rFonts w:ascii="Times New Roman" w:hAnsi="Times New Roman" w:cs="Times New Roman"/>
                <w:bCs/>
              </w:rPr>
              <w:t>150.00</w:t>
            </w:r>
          </w:p>
        </w:tc>
        <w:tc>
          <w:tcPr>
            <w:tcW w:w="1833" w:type="dxa"/>
          </w:tcPr>
          <w:p w14:paraId="79EA82FC" w14:textId="42DBF1AD" w:rsidR="00585559" w:rsidRPr="00FE3B1C" w:rsidRDefault="00585559" w:rsidP="008A7C9F">
            <w:pPr>
              <w:rPr>
                <w:rFonts w:ascii="Times New Roman" w:hAnsi="Times New Roman" w:cs="Times New Roman"/>
                <w:bCs/>
              </w:rPr>
            </w:pPr>
            <w:r>
              <w:rPr>
                <w:rFonts w:ascii="Times New Roman" w:hAnsi="Times New Roman" w:cs="Times New Roman"/>
                <w:bCs/>
              </w:rPr>
              <w:t>1,200</w:t>
            </w:r>
          </w:p>
        </w:tc>
      </w:tr>
      <w:tr w:rsidR="00585559" w:rsidRPr="00FE3B1C" w14:paraId="11400D26" w14:textId="34AFFA74" w:rsidTr="00585559">
        <w:tc>
          <w:tcPr>
            <w:tcW w:w="2304" w:type="dxa"/>
          </w:tcPr>
          <w:p w14:paraId="45BA61DB" w14:textId="75ED7DF6" w:rsidR="00585559" w:rsidRPr="00FE3B1C" w:rsidRDefault="00585559" w:rsidP="008A7C9F">
            <w:pPr>
              <w:rPr>
                <w:rFonts w:ascii="Times New Roman" w:hAnsi="Times New Roman" w:cs="Times New Roman"/>
                <w:bCs/>
              </w:rPr>
            </w:pPr>
            <w:r w:rsidRPr="00FE3B1C">
              <w:rPr>
                <w:rFonts w:ascii="Times New Roman" w:hAnsi="Times New Roman" w:cs="Times New Roman"/>
                <w:bCs/>
              </w:rPr>
              <w:t>Other Engineering</w:t>
            </w:r>
          </w:p>
        </w:tc>
        <w:tc>
          <w:tcPr>
            <w:tcW w:w="3184" w:type="dxa"/>
          </w:tcPr>
          <w:p w14:paraId="1A48E6E7" w14:textId="73C4E4C9"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DevOps Engineer </w:t>
            </w:r>
          </w:p>
        </w:tc>
        <w:tc>
          <w:tcPr>
            <w:tcW w:w="2029" w:type="dxa"/>
          </w:tcPr>
          <w:p w14:paraId="79CEE54F" w14:textId="03516307" w:rsidR="00585559" w:rsidRPr="00FE3B1C" w:rsidRDefault="00585559" w:rsidP="008A7C9F">
            <w:pPr>
              <w:rPr>
                <w:rFonts w:ascii="Times New Roman" w:hAnsi="Times New Roman" w:cs="Times New Roman"/>
                <w:bCs/>
              </w:rPr>
            </w:pPr>
            <w:r w:rsidRPr="00FE3B1C">
              <w:rPr>
                <w:rFonts w:ascii="Times New Roman" w:hAnsi="Times New Roman" w:cs="Times New Roman"/>
                <w:bCs/>
              </w:rPr>
              <w:t>100.00</w:t>
            </w:r>
          </w:p>
        </w:tc>
        <w:tc>
          <w:tcPr>
            <w:tcW w:w="1833" w:type="dxa"/>
          </w:tcPr>
          <w:p w14:paraId="5E280630" w14:textId="3A968612" w:rsidR="00585559" w:rsidRPr="00FE3B1C" w:rsidRDefault="00585559" w:rsidP="008A7C9F">
            <w:pPr>
              <w:rPr>
                <w:rFonts w:ascii="Times New Roman" w:hAnsi="Times New Roman" w:cs="Times New Roman"/>
                <w:bCs/>
              </w:rPr>
            </w:pPr>
            <w:r>
              <w:rPr>
                <w:rFonts w:ascii="Times New Roman" w:hAnsi="Times New Roman" w:cs="Times New Roman"/>
                <w:bCs/>
              </w:rPr>
              <w:t>1,000</w:t>
            </w:r>
          </w:p>
        </w:tc>
      </w:tr>
      <w:tr w:rsidR="00585559" w:rsidRPr="00FE3B1C" w14:paraId="646FE751" w14:textId="4082354E" w:rsidTr="00585559">
        <w:tc>
          <w:tcPr>
            <w:tcW w:w="2304" w:type="dxa"/>
          </w:tcPr>
          <w:p w14:paraId="6145319C" w14:textId="3245AD24" w:rsidR="00585559" w:rsidRPr="00FE3B1C" w:rsidRDefault="00585559" w:rsidP="008A7C9F">
            <w:pPr>
              <w:rPr>
                <w:rFonts w:ascii="Times New Roman" w:hAnsi="Times New Roman" w:cs="Times New Roman"/>
                <w:bCs/>
              </w:rPr>
            </w:pPr>
            <w:r w:rsidRPr="00FE3B1C">
              <w:rPr>
                <w:rFonts w:ascii="Times New Roman" w:hAnsi="Times New Roman" w:cs="Times New Roman"/>
                <w:bCs/>
              </w:rPr>
              <w:t>Other Engineering</w:t>
            </w:r>
          </w:p>
        </w:tc>
        <w:tc>
          <w:tcPr>
            <w:tcW w:w="3184" w:type="dxa"/>
          </w:tcPr>
          <w:p w14:paraId="368D2077" w14:textId="61229D8B" w:rsidR="00585559" w:rsidRPr="00FE3B1C" w:rsidRDefault="00585559" w:rsidP="008A7C9F">
            <w:pPr>
              <w:rPr>
                <w:rFonts w:ascii="Times New Roman" w:hAnsi="Times New Roman" w:cs="Times New Roman"/>
                <w:bCs/>
              </w:rPr>
            </w:pPr>
            <w:r w:rsidRPr="00FE3B1C">
              <w:rPr>
                <w:rFonts w:ascii="Times New Roman" w:hAnsi="Times New Roman" w:cs="Times New Roman"/>
                <w:bCs/>
              </w:rPr>
              <w:t>QA Engineer</w:t>
            </w:r>
          </w:p>
        </w:tc>
        <w:tc>
          <w:tcPr>
            <w:tcW w:w="2029" w:type="dxa"/>
          </w:tcPr>
          <w:p w14:paraId="5F233332" w14:textId="70A73DDF" w:rsidR="00585559" w:rsidRPr="00FE3B1C" w:rsidRDefault="00585559" w:rsidP="008A7C9F">
            <w:pPr>
              <w:rPr>
                <w:rFonts w:ascii="Times New Roman" w:hAnsi="Times New Roman" w:cs="Times New Roman"/>
                <w:bCs/>
              </w:rPr>
            </w:pPr>
            <w:r w:rsidRPr="00FE3B1C">
              <w:rPr>
                <w:rFonts w:ascii="Times New Roman" w:hAnsi="Times New Roman" w:cs="Times New Roman"/>
                <w:bCs/>
              </w:rPr>
              <w:t>90.00</w:t>
            </w:r>
          </w:p>
        </w:tc>
        <w:tc>
          <w:tcPr>
            <w:tcW w:w="1833" w:type="dxa"/>
          </w:tcPr>
          <w:p w14:paraId="5E43D151" w14:textId="0BDAD99E" w:rsidR="00585559" w:rsidRPr="00FE3B1C" w:rsidRDefault="00585559" w:rsidP="008A7C9F">
            <w:pPr>
              <w:rPr>
                <w:rFonts w:ascii="Times New Roman" w:hAnsi="Times New Roman" w:cs="Times New Roman"/>
                <w:bCs/>
              </w:rPr>
            </w:pPr>
            <w:r>
              <w:rPr>
                <w:rFonts w:ascii="Times New Roman" w:hAnsi="Times New Roman" w:cs="Times New Roman"/>
                <w:bCs/>
              </w:rPr>
              <w:t>720</w:t>
            </w:r>
          </w:p>
        </w:tc>
      </w:tr>
      <w:tr w:rsidR="00585559" w:rsidRPr="00FE3B1C" w14:paraId="7AC02778" w14:textId="6AC2046A" w:rsidTr="00585559">
        <w:tc>
          <w:tcPr>
            <w:tcW w:w="2304" w:type="dxa"/>
          </w:tcPr>
          <w:p w14:paraId="340A0CAE" w14:textId="5E30E1BF" w:rsidR="00585559" w:rsidRPr="00FE3B1C" w:rsidRDefault="00585559" w:rsidP="008A7C9F">
            <w:pPr>
              <w:rPr>
                <w:rFonts w:ascii="Times New Roman" w:hAnsi="Times New Roman" w:cs="Times New Roman"/>
                <w:bCs/>
              </w:rPr>
            </w:pPr>
            <w:r w:rsidRPr="00FE3B1C">
              <w:rPr>
                <w:rFonts w:ascii="Times New Roman" w:hAnsi="Times New Roman" w:cs="Times New Roman"/>
                <w:bCs/>
              </w:rPr>
              <w:t>Executive Leadership</w:t>
            </w:r>
          </w:p>
        </w:tc>
        <w:tc>
          <w:tcPr>
            <w:tcW w:w="3184" w:type="dxa"/>
          </w:tcPr>
          <w:p w14:paraId="00954B87" w14:textId="6E86EF17"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VP/Director Level </w:t>
            </w:r>
          </w:p>
        </w:tc>
        <w:tc>
          <w:tcPr>
            <w:tcW w:w="2029" w:type="dxa"/>
          </w:tcPr>
          <w:p w14:paraId="7A7F2520" w14:textId="5EFEE1AA" w:rsidR="00585559" w:rsidRPr="00FE3B1C" w:rsidRDefault="00585559" w:rsidP="008A7C9F">
            <w:pPr>
              <w:rPr>
                <w:rFonts w:ascii="Times New Roman" w:hAnsi="Times New Roman" w:cs="Times New Roman"/>
                <w:bCs/>
              </w:rPr>
            </w:pPr>
            <w:r w:rsidRPr="00FE3B1C">
              <w:rPr>
                <w:rFonts w:ascii="Times New Roman" w:hAnsi="Times New Roman" w:cs="Times New Roman"/>
                <w:bCs/>
              </w:rPr>
              <w:t>175.00</w:t>
            </w:r>
          </w:p>
        </w:tc>
        <w:tc>
          <w:tcPr>
            <w:tcW w:w="1833" w:type="dxa"/>
          </w:tcPr>
          <w:p w14:paraId="3030373E" w14:textId="1B79E972" w:rsidR="00585559" w:rsidRPr="00FE3B1C" w:rsidRDefault="00585559" w:rsidP="008A7C9F">
            <w:pPr>
              <w:rPr>
                <w:rFonts w:ascii="Times New Roman" w:hAnsi="Times New Roman" w:cs="Times New Roman"/>
                <w:bCs/>
              </w:rPr>
            </w:pPr>
            <w:r>
              <w:rPr>
                <w:rFonts w:ascii="Times New Roman" w:hAnsi="Times New Roman" w:cs="Times New Roman"/>
                <w:bCs/>
              </w:rPr>
              <w:t>1,400</w:t>
            </w:r>
          </w:p>
        </w:tc>
      </w:tr>
      <w:tr w:rsidR="00585559" w:rsidRPr="00FE3B1C" w14:paraId="1D5E28BB" w14:textId="44C40C1B" w:rsidTr="00585559">
        <w:tc>
          <w:tcPr>
            <w:tcW w:w="2304" w:type="dxa"/>
          </w:tcPr>
          <w:p w14:paraId="38B73316" w14:textId="3C83CBBD" w:rsidR="00585559" w:rsidRPr="00FE3B1C" w:rsidRDefault="00585559" w:rsidP="008A7C9F">
            <w:pPr>
              <w:rPr>
                <w:rFonts w:ascii="Times New Roman" w:hAnsi="Times New Roman" w:cs="Times New Roman"/>
                <w:bCs/>
              </w:rPr>
            </w:pPr>
            <w:r w:rsidRPr="00FE3B1C">
              <w:rPr>
                <w:rFonts w:ascii="Times New Roman" w:hAnsi="Times New Roman" w:cs="Times New Roman"/>
                <w:bCs/>
              </w:rPr>
              <w:t>Executive Leadership</w:t>
            </w:r>
          </w:p>
        </w:tc>
        <w:tc>
          <w:tcPr>
            <w:tcW w:w="3184" w:type="dxa"/>
          </w:tcPr>
          <w:p w14:paraId="672F9CA5" w14:textId="18CF33A7" w:rsidR="00585559" w:rsidRPr="00FE3B1C" w:rsidRDefault="00585559" w:rsidP="008A7C9F">
            <w:pPr>
              <w:rPr>
                <w:rFonts w:ascii="Times New Roman" w:hAnsi="Times New Roman" w:cs="Times New Roman"/>
                <w:bCs/>
              </w:rPr>
            </w:pPr>
            <w:r w:rsidRPr="00FE3B1C">
              <w:rPr>
                <w:rFonts w:ascii="Times New Roman" w:hAnsi="Times New Roman" w:cs="Times New Roman"/>
                <w:bCs/>
              </w:rPr>
              <w:t>Executive/C-Level, Starts at</w:t>
            </w:r>
          </w:p>
        </w:tc>
        <w:tc>
          <w:tcPr>
            <w:tcW w:w="2029" w:type="dxa"/>
          </w:tcPr>
          <w:p w14:paraId="289954FD" w14:textId="051A879C" w:rsidR="00585559" w:rsidRPr="00FE3B1C" w:rsidRDefault="00585559" w:rsidP="008A7C9F">
            <w:pPr>
              <w:rPr>
                <w:rFonts w:ascii="Times New Roman" w:hAnsi="Times New Roman" w:cs="Times New Roman"/>
                <w:bCs/>
              </w:rPr>
            </w:pPr>
            <w:r w:rsidRPr="00FE3B1C">
              <w:rPr>
                <w:rFonts w:ascii="Times New Roman" w:hAnsi="Times New Roman" w:cs="Times New Roman"/>
                <w:bCs/>
              </w:rPr>
              <w:t>250.00</w:t>
            </w:r>
          </w:p>
        </w:tc>
        <w:tc>
          <w:tcPr>
            <w:tcW w:w="1833" w:type="dxa"/>
          </w:tcPr>
          <w:p w14:paraId="301145B2" w14:textId="32198FAF" w:rsidR="00585559" w:rsidRPr="00FE3B1C" w:rsidRDefault="00585559" w:rsidP="008A7C9F">
            <w:pPr>
              <w:rPr>
                <w:rFonts w:ascii="Times New Roman" w:hAnsi="Times New Roman" w:cs="Times New Roman"/>
                <w:bCs/>
              </w:rPr>
            </w:pPr>
            <w:r>
              <w:rPr>
                <w:rFonts w:ascii="Times New Roman" w:hAnsi="Times New Roman" w:cs="Times New Roman"/>
                <w:bCs/>
              </w:rPr>
              <w:t>2,000</w:t>
            </w:r>
          </w:p>
        </w:tc>
      </w:tr>
      <w:tr w:rsidR="00585559" w:rsidRPr="00FE3B1C" w14:paraId="10C4CA41" w14:textId="21AB87FF" w:rsidTr="00585559">
        <w:tc>
          <w:tcPr>
            <w:tcW w:w="2304" w:type="dxa"/>
          </w:tcPr>
          <w:p w14:paraId="6F38FBFC" w14:textId="3FADD1E5"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Executive Assistant </w:t>
            </w:r>
          </w:p>
        </w:tc>
        <w:tc>
          <w:tcPr>
            <w:tcW w:w="3184" w:type="dxa"/>
          </w:tcPr>
          <w:p w14:paraId="7827EA0E" w14:textId="57317B5B"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Executive Assistant </w:t>
            </w:r>
          </w:p>
        </w:tc>
        <w:tc>
          <w:tcPr>
            <w:tcW w:w="2029" w:type="dxa"/>
          </w:tcPr>
          <w:p w14:paraId="2E4B1080" w14:textId="25484BDD" w:rsidR="00585559" w:rsidRPr="00FE3B1C" w:rsidRDefault="00585559" w:rsidP="008A7C9F">
            <w:pPr>
              <w:rPr>
                <w:rFonts w:ascii="Times New Roman" w:hAnsi="Times New Roman" w:cs="Times New Roman"/>
                <w:bCs/>
              </w:rPr>
            </w:pPr>
            <w:r w:rsidRPr="00FE3B1C">
              <w:rPr>
                <w:rFonts w:ascii="Times New Roman" w:hAnsi="Times New Roman" w:cs="Times New Roman"/>
                <w:bCs/>
              </w:rPr>
              <w:t xml:space="preserve">100.00 </w:t>
            </w:r>
          </w:p>
        </w:tc>
        <w:tc>
          <w:tcPr>
            <w:tcW w:w="1833" w:type="dxa"/>
          </w:tcPr>
          <w:p w14:paraId="4C8CFC4E" w14:textId="5443A388" w:rsidR="00585559" w:rsidRPr="00FE3B1C" w:rsidRDefault="00585559" w:rsidP="008A7C9F">
            <w:pPr>
              <w:rPr>
                <w:rFonts w:ascii="Times New Roman" w:hAnsi="Times New Roman" w:cs="Times New Roman"/>
                <w:bCs/>
              </w:rPr>
            </w:pPr>
            <w:r>
              <w:rPr>
                <w:rFonts w:ascii="Times New Roman" w:hAnsi="Times New Roman" w:cs="Times New Roman"/>
                <w:bCs/>
              </w:rPr>
              <w:t>800</w:t>
            </w:r>
          </w:p>
        </w:tc>
      </w:tr>
    </w:tbl>
    <w:p w14:paraId="404D57F7" w14:textId="77777777" w:rsidR="00BA7FC5" w:rsidRPr="00FE3B1C" w:rsidRDefault="00BA7FC5" w:rsidP="00BA7FC5">
      <w:pPr>
        <w:spacing w:after="0"/>
        <w:rPr>
          <w:rFonts w:ascii="Times New Roman" w:hAnsi="Times New Roman" w:cs="Times New Roman"/>
          <w:bCs/>
        </w:rPr>
      </w:pPr>
    </w:p>
    <w:p w14:paraId="723463E3" w14:textId="72740CC2" w:rsidR="00BA7FC5" w:rsidRPr="00FE3B1C" w:rsidRDefault="00BA7FC5" w:rsidP="00BA7FC5">
      <w:pPr>
        <w:spacing w:after="0"/>
        <w:rPr>
          <w:rFonts w:ascii="Times New Roman" w:hAnsi="Times New Roman" w:cs="Times New Roman"/>
          <w:bCs/>
        </w:rPr>
      </w:pPr>
      <w:r w:rsidRPr="00FE3B1C">
        <w:rPr>
          <w:rFonts w:ascii="Times New Roman" w:hAnsi="Times New Roman" w:cs="Times New Roman"/>
          <w:bCs/>
        </w:rPr>
        <w:t>These Categories are broken down into phases with various Team Resources as stated in the SOW No 01</w:t>
      </w:r>
      <w:r w:rsidR="00144BE6" w:rsidRPr="00FE3B1C">
        <w:rPr>
          <w:rFonts w:ascii="Times New Roman" w:hAnsi="Times New Roman" w:cs="Times New Roman"/>
          <w:bCs/>
        </w:rPr>
        <w:t xml:space="preserve"> Appendix C.</w:t>
      </w:r>
    </w:p>
    <w:p w14:paraId="3A84186A" w14:textId="77777777" w:rsidR="00E74974" w:rsidRPr="00FE3B1C" w:rsidRDefault="00E74974" w:rsidP="00FA09C3">
      <w:pPr>
        <w:spacing w:after="0"/>
        <w:rPr>
          <w:rFonts w:ascii="Times New Roman" w:hAnsi="Times New Roman" w:cs="Times New Roman"/>
          <w:bCs/>
        </w:rPr>
      </w:pPr>
    </w:p>
    <w:p w14:paraId="5E5B433D" w14:textId="490DFFB3" w:rsidR="00E74974" w:rsidRPr="00FE3B1C" w:rsidRDefault="00F7333E" w:rsidP="00585559">
      <w:pPr>
        <w:rPr>
          <w:rFonts w:ascii="Times New Roman" w:hAnsi="Times New Roman" w:cs="Times New Roman"/>
          <w:bCs/>
        </w:rPr>
      </w:pPr>
      <w:r w:rsidRPr="00FE3B1C">
        <w:rPr>
          <w:rFonts w:ascii="Times New Roman" w:hAnsi="Times New Roman" w:cs="Times New Roman"/>
          <w:bCs/>
        </w:rPr>
        <w:br w:type="page"/>
      </w:r>
    </w:p>
    <w:p w14:paraId="2C1E024F" w14:textId="0B853C9C" w:rsidR="00E74974" w:rsidRPr="00FE3B1C" w:rsidRDefault="00E74974" w:rsidP="00E74974">
      <w:pPr>
        <w:spacing w:after="0"/>
        <w:jc w:val="right"/>
        <w:rPr>
          <w:rFonts w:ascii="Times New Roman" w:hAnsi="Times New Roman" w:cs="Times New Roman"/>
          <w:b/>
          <w:highlight w:val="white"/>
        </w:rPr>
      </w:pPr>
      <w:r w:rsidRPr="00FE3B1C">
        <w:rPr>
          <w:rFonts w:ascii="Times New Roman" w:hAnsi="Times New Roman" w:cs="Times New Roman"/>
          <w:b/>
          <w:highlight w:val="white"/>
        </w:rPr>
        <w:lastRenderedPageBreak/>
        <w:t xml:space="preserve">APPENDIX </w:t>
      </w:r>
      <w:r w:rsidR="000C4B52" w:rsidRPr="00FE3B1C">
        <w:rPr>
          <w:rFonts w:ascii="Times New Roman" w:hAnsi="Times New Roman" w:cs="Times New Roman"/>
          <w:b/>
          <w:highlight w:val="white"/>
        </w:rPr>
        <w:t>C</w:t>
      </w:r>
    </w:p>
    <w:p w14:paraId="002C3DC3" w14:textId="3FD71552" w:rsidR="00693514" w:rsidRPr="00FE3B1C" w:rsidRDefault="00144BE6" w:rsidP="00E74974">
      <w:pPr>
        <w:spacing w:after="0"/>
        <w:rPr>
          <w:rFonts w:ascii="Times New Roman" w:hAnsi="Times New Roman" w:cs="Times New Roman"/>
          <w:b/>
        </w:rPr>
      </w:pPr>
      <w:r w:rsidRPr="00FE3B1C">
        <w:rPr>
          <w:rFonts w:ascii="Times New Roman" w:hAnsi="Times New Roman" w:cs="Times New Roman"/>
          <w:b/>
        </w:rPr>
        <w:t>Engagement Phases</w:t>
      </w:r>
    </w:p>
    <w:p w14:paraId="726AFD06" w14:textId="77777777" w:rsidR="00144BE6" w:rsidRPr="00FE3B1C" w:rsidRDefault="00144BE6" w:rsidP="00E74974">
      <w:pPr>
        <w:spacing w:after="0"/>
        <w:rPr>
          <w:rFonts w:ascii="Times New Roman" w:hAnsi="Times New Roman" w:cs="Times New Roman"/>
          <w:b/>
        </w:rPr>
      </w:pPr>
    </w:p>
    <w:p w14:paraId="57252D50" w14:textId="014F9F97" w:rsidR="00144BE6" w:rsidRPr="00FE3B1C" w:rsidRDefault="00693514" w:rsidP="00E74974">
      <w:pPr>
        <w:spacing w:after="0"/>
        <w:rPr>
          <w:rFonts w:ascii="Times New Roman" w:hAnsi="Times New Roman" w:cs="Times New Roman"/>
          <w:bCs/>
        </w:rPr>
      </w:pPr>
      <w:r w:rsidRPr="00FE3B1C">
        <w:rPr>
          <w:rFonts w:ascii="Times New Roman" w:hAnsi="Times New Roman" w:cs="Times New Roman"/>
          <w:bCs/>
        </w:rPr>
        <w:t>This is a high-level breakdown</w:t>
      </w:r>
      <w:r w:rsidR="00224851" w:rsidRPr="00FE3B1C">
        <w:rPr>
          <w:rFonts w:ascii="Times New Roman" w:hAnsi="Times New Roman" w:cs="Times New Roman"/>
          <w:bCs/>
        </w:rPr>
        <w:t>, with estimate,</w:t>
      </w:r>
      <w:r w:rsidRPr="00FE3B1C">
        <w:rPr>
          <w:rFonts w:ascii="Times New Roman" w:hAnsi="Times New Roman" w:cs="Times New Roman"/>
          <w:bCs/>
        </w:rPr>
        <w:t xml:space="preserve"> of the </w:t>
      </w:r>
      <w:r w:rsidR="006A3FD1" w:rsidRPr="00FE3B1C">
        <w:rPr>
          <w:rFonts w:ascii="Times New Roman" w:hAnsi="Times New Roman" w:cs="Times New Roman"/>
          <w:bCs/>
        </w:rPr>
        <w:t xml:space="preserve">Engagement </w:t>
      </w:r>
      <w:r w:rsidRPr="00FE3B1C">
        <w:rPr>
          <w:rFonts w:ascii="Times New Roman" w:hAnsi="Times New Roman" w:cs="Times New Roman"/>
          <w:bCs/>
        </w:rPr>
        <w:t xml:space="preserve">phases to fully develop and implement the Client </w:t>
      </w:r>
      <w:r w:rsidR="00224851" w:rsidRPr="00FE3B1C">
        <w:rPr>
          <w:rFonts w:ascii="Times New Roman" w:hAnsi="Times New Roman" w:cs="Times New Roman"/>
          <w:bCs/>
        </w:rPr>
        <w:t xml:space="preserve">Technology </w:t>
      </w:r>
      <w:r w:rsidRPr="00FE3B1C">
        <w:rPr>
          <w:rFonts w:ascii="Times New Roman" w:hAnsi="Times New Roman" w:cs="Times New Roman"/>
          <w:bCs/>
        </w:rPr>
        <w:t xml:space="preserve">Stack.  These timelines, work and </w:t>
      </w:r>
      <w:r w:rsidR="00EE3E1B" w:rsidRPr="00FE3B1C">
        <w:rPr>
          <w:rFonts w:ascii="Times New Roman" w:hAnsi="Times New Roman" w:cs="Times New Roman"/>
          <w:bCs/>
        </w:rPr>
        <w:t xml:space="preserve">Work Product </w:t>
      </w:r>
      <w:r w:rsidRPr="00FE3B1C">
        <w:rPr>
          <w:rFonts w:ascii="Times New Roman" w:hAnsi="Times New Roman" w:cs="Times New Roman"/>
          <w:bCs/>
        </w:rPr>
        <w:t xml:space="preserve">deliverables are all </w:t>
      </w:r>
      <w:r w:rsidR="00EE3E1B" w:rsidRPr="00FE3B1C">
        <w:rPr>
          <w:rFonts w:ascii="Times New Roman" w:hAnsi="Times New Roman" w:cs="Times New Roman"/>
          <w:bCs/>
        </w:rPr>
        <w:t xml:space="preserve">good faith </w:t>
      </w:r>
      <w:r w:rsidRPr="00FE3B1C">
        <w:rPr>
          <w:rFonts w:ascii="Times New Roman" w:hAnsi="Times New Roman" w:cs="Times New Roman"/>
          <w:bCs/>
        </w:rPr>
        <w:t xml:space="preserve">estimates and not final commitments and only used for general planning &amp; discussion.  The Phase 0 Audit will help the Company refine </w:t>
      </w:r>
      <w:r w:rsidR="00B00097" w:rsidRPr="00FE3B1C">
        <w:rPr>
          <w:rFonts w:ascii="Times New Roman" w:hAnsi="Times New Roman" w:cs="Times New Roman"/>
          <w:bCs/>
        </w:rPr>
        <w:t>the timeline</w:t>
      </w:r>
      <w:r w:rsidR="00F40812" w:rsidRPr="00FE3B1C">
        <w:rPr>
          <w:rFonts w:ascii="Times New Roman" w:hAnsi="Times New Roman" w:cs="Times New Roman"/>
          <w:bCs/>
        </w:rPr>
        <w:t>, work</w:t>
      </w:r>
      <w:r w:rsidR="00B00097" w:rsidRPr="00FE3B1C">
        <w:rPr>
          <w:rFonts w:ascii="Times New Roman" w:hAnsi="Times New Roman" w:cs="Times New Roman"/>
          <w:bCs/>
        </w:rPr>
        <w:t xml:space="preserve"> and Work Product </w:t>
      </w:r>
      <w:r w:rsidRPr="00FE3B1C">
        <w:rPr>
          <w:rFonts w:ascii="Times New Roman" w:hAnsi="Times New Roman" w:cs="Times New Roman"/>
          <w:bCs/>
        </w:rPr>
        <w:t xml:space="preserve">into a more formal work plan.  </w:t>
      </w:r>
      <w:r w:rsidR="00144BE6" w:rsidRPr="00FE3B1C">
        <w:rPr>
          <w:rFonts w:ascii="Times New Roman" w:hAnsi="Times New Roman" w:cs="Times New Roman"/>
          <w:bCs/>
        </w:rPr>
        <w:t>SOW No. 01 governs only Services to be provided under Phase 0.</w:t>
      </w:r>
    </w:p>
    <w:p w14:paraId="6E4E36F4" w14:textId="77777777" w:rsidR="00693514" w:rsidRPr="00FE3B1C" w:rsidRDefault="00693514" w:rsidP="00E74974">
      <w:pPr>
        <w:spacing w:after="0"/>
        <w:rPr>
          <w:rFonts w:ascii="Times New Roman" w:hAnsi="Times New Roman" w:cs="Times New Roman"/>
          <w:bCs/>
        </w:rPr>
      </w:pPr>
    </w:p>
    <w:p w14:paraId="04C68871" w14:textId="1697F2AD" w:rsidR="000C4B52" w:rsidRPr="00FE3B1C" w:rsidRDefault="000C4B52" w:rsidP="000C4B52">
      <w:pPr>
        <w:spacing w:after="0"/>
        <w:rPr>
          <w:rFonts w:ascii="Times New Roman" w:hAnsi="Times New Roman" w:cs="Times New Roman"/>
          <w:lang w:val="en-US"/>
        </w:rPr>
      </w:pPr>
      <w:r w:rsidRPr="00FE3B1C">
        <w:rPr>
          <w:rFonts w:ascii="Times New Roman" w:hAnsi="Times New Roman" w:cs="Times New Roman"/>
          <w:b/>
          <w:bCs/>
          <w:lang w:val="en-US"/>
        </w:rPr>
        <w:t>Phase 0 — Audit &amp; Discovery (4–6 weeks)</w:t>
      </w:r>
      <w:r w:rsidR="0076132E" w:rsidRPr="00FE3B1C">
        <w:rPr>
          <w:rFonts w:ascii="Times New Roman" w:hAnsi="Times New Roman" w:cs="Times New Roman"/>
          <w:b/>
          <w:bCs/>
          <w:lang w:val="en-US"/>
        </w:rPr>
        <w:t xml:space="preserve"> + 2 Week Conti</w:t>
      </w:r>
      <w:r w:rsidR="00EE3E1B" w:rsidRPr="00FE3B1C">
        <w:rPr>
          <w:rFonts w:ascii="Times New Roman" w:hAnsi="Times New Roman" w:cs="Times New Roman"/>
          <w:b/>
          <w:bCs/>
          <w:lang w:val="en-US"/>
        </w:rPr>
        <w:t>n</w:t>
      </w:r>
      <w:r w:rsidR="0076132E" w:rsidRPr="00FE3B1C">
        <w:rPr>
          <w:rFonts w:ascii="Times New Roman" w:hAnsi="Times New Roman" w:cs="Times New Roman"/>
          <w:b/>
          <w:bCs/>
          <w:lang w:val="en-US"/>
        </w:rPr>
        <w:t>gency</w:t>
      </w:r>
      <w:r w:rsidRPr="00FE3B1C">
        <w:rPr>
          <w:rFonts w:ascii="Times New Roman" w:hAnsi="Times New Roman" w:cs="Times New Roman"/>
          <w:lang w:val="en-US"/>
        </w:rPr>
        <w:br/>
        <w:t>Work: knowledge transfer, stakeholder interviews, surveys, current-state stack &amp; data review, pain-point mapping, risk &amp; dependency register.</w:t>
      </w:r>
      <w:r w:rsidRPr="00FE3B1C">
        <w:rPr>
          <w:rFonts w:ascii="Times New Roman" w:hAnsi="Times New Roman" w:cs="Times New Roman"/>
          <w:lang w:val="en-US"/>
        </w:rPr>
        <w:br/>
      </w:r>
      <w:r w:rsidR="0085268B" w:rsidRPr="00FE3B1C">
        <w:rPr>
          <w:rFonts w:ascii="Times New Roman" w:hAnsi="Times New Roman" w:cs="Times New Roman"/>
          <w:lang w:val="en-US"/>
        </w:rPr>
        <w:t>Wo</w:t>
      </w:r>
      <w:r w:rsidR="00EE3E1B" w:rsidRPr="00FE3B1C">
        <w:rPr>
          <w:rFonts w:ascii="Times New Roman" w:hAnsi="Times New Roman" w:cs="Times New Roman"/>
          <w:lang w:val="en-US"/>
        </w:rPr>
        <w:t xml:space="preserve">rk Product </w:t>
      </w:r>
      <w:r w:rsidRPr="00FE3B1C">
        <w:rPr>
          <w:rFonts w:ascii="Times New Roman" w:hAnsi="Times New Roman" w:cs="Times New Roman"/>
          <w:lang w:val="en-US"/>
        </w:rPr>
        <w:t>Deliverables: Current-State Map, Gap/Risk Report, Leadership Decision List.</w:t>
      </w:r>
      <w:r w:rsidRPr="00FE3B1C">
        <w:rPr>
          <w:rFonts w:ascii="Times New Roman" w:hAnsi="Times New Roman" w:cs="Times New Roman"/>
          <w:lang w:val="en-US"/>
        </w:rPr>
        <w:br/>
      </w:r>
    </w:p>
    <w:p w14:paraId="4F6D0B20" w14:textId="4792BA14" w:rsidR="000C4B52" w:rsidRPr="00FE3B1C" w:rsidRDefault="000C4B52" w:rsidP="000C4B52">
      <w:pPr>
        <w:spacing w:after="0"/>
        <w:rPr>
          <w:rFonts w:ascii="Times New Roman" w:hAnsi="Times New Roman" w:cs="Times New Roman"/>
          <w:lang w:val="en-US"/>
        </w:rPr>
      </w:pPr>
      <w:r w:rsidRPr="00FE3B1C">
        <w:rPr>
          <w:rFonts w:ascii="Times New Roman" w:hAnsi="Times New Roman" w:cs="Times New Roman"/>
          <w:b/>
          <w:bCs/>
          <w:lang w:val="en-US"/>
        </w:rPr>
        <w:t>Phase 1 — Decisions &amp; Strategy (4–6 weeks)</w:t>
      </w:r>
      <w:r w:rsidRPr="00FE3B1C">
        <w:rPr>
          <w:rFonts w:ascii="Times New Roman" w:hAnsi="Times New Roman" w:cs="Times New Roman"/>
          <w:lang w:val="en-US"/>
        </w:rPr>
        <w:br/>
        <w:t>Work: architectural guardrails, “system of one” principles, data-first &amp; AI-readiness strategy, governance, franchise policies (required vs. optional), KPI tree.</w:t>
      </w:r>
      <w:r w:rsidRPr="00FE3B1C">
        <w:rPr>
          <w:rFonts w:ascii="Times New Roman" w:hAnsi="Times New Roman" w:cs="Times New Roman"/>
          <w:lang w:val="en-US"/>
        </w:rPr>
        <w:br/>
        <w:t>Deliverables: Gold’s Gym Strategy &amp; Playbook (signed off).</w:t>
      </w:r>
      <w:r w:rsidRPr="00FE3B1C">
        <w:rPr>
          <w:rFonts w:ascii="Times New Roman" w:hAnsi="Times New Roman" w:cs="Times New Roman"/>
          <w:lang w:val="en-US"/>
        </w:rPr>
        <w:br/>
      </w:r>
    </w:p>
    <w:p w14:paraId="2550ADAF" w14:textId="392DF3A3" w:rsidR="000C4B52" w:rsidRPr="00FE3B1C" w:rsidRDefault="000C4B52" w:rsidP="000C4B52">
      <w:pPr>
        <w:spacing w:after="0"/>
        <w:rPr>
          <w:rFonts w:ascii="Times New Roman" w:hAnsi="Times New Roman" w:cs="Times New Roman"/>
          <w:lang w:val="en-US"/>
        </w:rPr>
      </w:pPr>
      <w:r w:rsidRPr="00FE3B1C">
        <w:rPr>
          <w:rFonts w:ascii="Times New Roman" w:hAnsi="Times New Roman" w:cs="Times New Roman"/>
          <w:b/>
          <w:bCs/>
          <w:lang w:val="en-US"/>
        </w:rPr>
        <w:t>Phase 2 — Architecture &amp; Blueprint (4–6 weeks)</w:t>
      </w:r>
      <w:r w:rsidRPr="00FE3B1C">
        <w:rPr>
          <w:rFonts w:ascii="Times New Roman" w:hAnsi="Times New Roman" w:cs="Times New Roman"/>
          <w:lang w:val="en-US"/>
        </w:rPr>
        <w:br/>
        <w:t>Work: target architecture, data model, integration topology, identity/permissions, reporting layer, AI enablement points, implementation wave plan.</w:t>
      </w:r>
      <w:r w:rsidRPr="00FE3B1C">
        <w:rPr>
          <w:rFonts w:ascii="Times New Roman" w:hAnsi="Times New Roman" w:cs="Times New Roman"/>
          <w:lang w:val="en-US"/>
        </w:rPr>
        <w:br/>
        <w:t>Deliverables: Architecture Blueprint &amp; Implementation Plan.</w:t>
      </w:r>
      <w:r w:rsidRPr="00FE3B1C">
        <w:rPr>
          <w:rFonts w:ascii="Times New Roman" w:hAnsi="Times New Roman" w:cs="Times New Roman"/>
          <w:lang w:val="en-US"/>
        </w:rPr>
        <w:br/>
      </w:r>
    </w:p>
    <w:p w14:paraId="2323CAFF" w14:textId="699DD10D" w:rsidR="000C4B52" w:rsidRPr="00FE3B1C" w:rsidRDefault="000C4B52" w:rsidP="000C4B52">
      <w:pPr>
        <w:spacing w:after="0"/>
        <w:rPr>
          <w:rFonts w:ascii="Times New Roman" w:hAnsi="Times New Roman" w:cs="Times New Roman"/>
          <w:lang w:val="en-US"/>
        </w:rPr>
      </w:pPr>
      <w:r w:rsidRPr="00FE3B1C">
        <w:rPr>
          <w:rFonts w:ascii="Times New Roman" w:hAnsi="Times New Roman" w:cs="Times New Roman"/>
          <w:b/>
          <w:bCs/>
          <w:lang w:val="en-US"/>
        </w:rPr>
        <w:t>Phase 3 — Resourcing, RFPs &amp; Vendor Selection (6-8 weeks)</w:t>
      </w:r>
      <w:r w:rsidRPr="00FE3B1C">
        <w:rPr>
          <w:rFonts w:ascii="Times New Roman" w:hAnsi="Times New Roman" w:cs="Times New Roman"/>
          <w:lang w:val="en-US"/>
        </w:rPr>
        <w:br/>
        <w:t>Work: RFPs, scorecards, bake-offs/POCs, commercials, SLAs, timeline &amp; responsibility matrix (RACI), budget envelope.</w:t>
      </w:r>
      <w:r w:rsidRPr="00FE3B1C">
        <w:rPr>
          <w:rFonts w:ascii="Times New Roman" w:hAnsi="Times New Roman" w:cs="Times New Roman"/>
          <w:lang w:val="en-US"/>
        </w:rPr>
        <w:br/>
        <w:t>Deliverables: Vendor Selections + Resource Plan + Master Timeline.</w:t>
      </w:r>
      <w:r w:rsidRPr="00FE3B1C">
        <w:rPr>
          <w:rFonts w:ascii="Times New Roman" w:hAnsi="Times New Roman" w:cs="Times New Roman"/>
          <w:lang w:val="en-US"/>
        </w:rPr>
        <w:br/>
      </w:r>
    </w:p>
    <w:p w14:paraId="2F2F69DC" w14:textId="0C8059D0" w:rsidR="000C4B52" w:rsidRPr="00FE3B1C" w:rsidRDefault="000C4B52" w:rsidP="000C4B52">
      <w:pPr>
        <w:spacing w:after="0"/>
        <w:rPr>
          <w:rFonts w:ascii="Times New Roman" w:hAnsi="Times New Roman" w:cs="Times New Roman"/>
          <w:lang w:val="en-US"/>
        </w:rPr>
      </w:pPr>
      <w:r w:rsidRPr="00FE3B1C">
        <w:rPr>
          <w:rFonts w:ascii="Times New Roman" w:hAnsi="Times New Roman" w:cs="Times New Roman"/>
          <w:b/>
          <w:bCs/>
          <w:lang w:val="en-US"/>
        </w:rPr>
        <w:t>Phase 4 — Implementation Oversight (initial 16–24 weeks)</w:t>
      </w:r>
      <w:r w:rsidRPr="00FE3B1C">
        <w:rPr>
          <w:rFonts w:ascii="Times New Roman" w:hAnsi="Times New Roman" w:cs="Times New Roman"/>
          <w:lang w:val="en-US"/>
        </w:rPr>
        <w:br/>
        <w:t>Work: PMO/advisory, backlog hygiene, cutover/runbooks, data migration oversight, security &amp; compliance checks, reporting pack stand-up.</w:t>
      </w:r>
      <w:r w:rsidRPr="00FE3B1C">
        <w:rPr>
          <w:rFonts w:ascii="Times New Roman" w:hAnsi="Times New Roman" w:cs="Times New Roman"/>
          <w:lang w:val="en-US"/>
        </w:rPr>
        <w:br/>
        <w:t>Deliverables: Systems live for corporate clubs; onboarding-ready.</w:t>
      </w:r>
      <w:r w:rsidRPr="00FE3B1C">
        <w:rPr>
          <w:rFonts w:ascii="Times New Roman" w:hAnsi="Times New Roman" w:cs="Times New Roman"/>
          <w:lang w:val="en-US"/>
        </w:rPr>
        <w:br/>
      </w:r>
    </w:p>
    <w:p w14:paraId="48FCF2DD" w14:textId="38F5E47C" w:rsidR="000C4B52" w:rsidRPr="00FE3B1C" w:rsidRDefault="000C4B52" w:rsidP="000C4B52">
      <w:pPr>
        <w:spacing w:after="0"/>
        <w:rPr>
          <w:rFonts w:ascii="Times New Roman" w:hAnsi="Times New Roman" w:cs="Times New Roman"/>
          <w:lang w:val="en-US"/>
        </w:rPr>
      </w:pPr>
      <w:r w:rsidRPr="00FE3B1C">
        <w:rPr>
          <w:rFonts w:ascii="Times New Roman" w:hAnsi="Times New Roman" w:cs="Times New Roman"/>
          <w:b/>
          <w:bCs/>
          <w:lang w:val="en-US"/>
        </w:rPr>
        <w:t>Phase 5 — Beta with Corporate Clubs (</w:t>
      </w:r>
      <w:r w:rsidR="00693514" w:rsidRPr="00FE3B1C">
        <w:rPr>
          <w:rFonts w:ascii="Times New Roman" w:hAnsi="Times New Roman" w:cs="Times New Roman"/>
          <w:b/>
          <w:bCs/>
          <w:lang w:val="en-US"/>
        </w:rPr>
        <w:t>6 - 12</w:t>
      </w:r>
      <w:r w:rsidRPr="00FE3B1C">
        <w:rPr>
          <w:rFonts w:ascii="Times New Roman" w:hAnsi="Times New Roman" w:cs="Times New Roman"/>
          <w:b/>
          <w:bCs/>
          <w:lang w:val="en-US"/>
        </w:rPr>
        <w:t xml:space="preserve"> weeks)</w:t>
      </w:r>
      <w:r w:rsidRPr="00FE3B1C">
        <w:rPr>
          <w:rFonts w:ascii="Times New Roman" w:hAnsi="Times New Roman" w:cs="Times New Roman"/>
          <w:lang w:val="en-US"/>
        </w:rPr>
        <w:br/>
        <w:t>Work: pilot configuration, SOP draft/iterate, training, NPS/operational metrics, fix/finish list, acceptance criteria validation.</w:t>
      </w:r>
      <w:r w:rsidRPr="00FE3B1C">
        <w:rPr>
          <w:rFonts w:ascii="Times New Roman" w:hAnsi="Times New Roman" w:cs="Times New Roman"/>
          <w:lang w:val="en-US"/>
        </w:rPr>
        <w:br/>
        <w:t>Deliverables: Pilot Report, Finalized SOPs, Go/No-Go.</w:t>
      </w:r>
      <w:r w:rsidRPr="00FE3B1C">
        <w:rPr>
          <w:rFonts w:ascii="Times New Roman" w:hAnsi="Times New Roman" w:cs="Times New Roman"/>
          <w:lang w:val="en-US"/>
        </w:rPr>
        <w:br/>
      </w:r>
    </w:p>
    <w:p w14:paraId="2AFDEF3D" w14:textId="7559E366" w:rsidR="000C4B52" w:rsidRPr="00FE3B1C" w:rsidRDefault="000C4B52" w:rsidP="000C4B52">
      <w:pPr>
        <w:spacing w:after="0"/>
        <w:rPr>
          <w:rFonts w:ascii="Times New Roman" w:hAnsi="Times New Roman" w:cs="Times New Roman"/>
          <w:lang w:val="en-US"/>
        </w:rPr>
      </w:pPr>
      <w:r w:rsidRPr="00FE3B1C">
        <w:rPr>
          <w:rFonts w:ascii="Times New Roman" w:hAnsi="Times New Roman" w:cs="Times New Roman"/>
          <w:b/>
          <w:bCs/>
          <w:lang w:val="en-US"/>
        </w:rPr>
        <w:t>Phase 6 — Franchisee Rollout &amp; Onboarding (12–24 weeks)</w:t>
      </w:r>
      <w:r w:rsidRPr="00FE3B1C">
        <w:rPr>
          <w:rFonts w:ascii="Times New Roman" w:hAnsi="Times New Roman" w:cs="Times New Roman"/>
          <w:lang w:val="en-US"/>
        </w:rPr>
        <w:br/>
        <w:t>Work: rollout playbook, enablement/training content, tiered support, data checks, required vs. opt-in system packaging/pricing guidance, governance cadence.</w:t>
      </w:r>
      <w:r w:rsidRPr="00FE3B1C">
        <w:rPr>
          <w:rFonts w:ascii="Times New Roman" w:hAnsi="Times New Roman" w:cs="Times New Roman"/>
          <w:lang w:val="en-US"/>
        </w:rPr>
        <w:br/>
        <w:t>Deliverables: Rollout Factory + Training Assets + Adoption Dashboards.</w:t>
      </w:r>
      <w:r w:rsidRPr="00FE3B1C">
        <w:rPr>
          <w:rFonts w:ascii="Times New Roman" w:hAnsi="Times New Roman" w:cs="Times New Roman"/>
          <w:lang w:val="en-US"/>
        </w:rPr>
        <w:br/>
      </w:r>
    </w:p>
    <w:p w14:paraId="6ACFC0AA" w14:textId="0C8AEA80" w:rsidR="000C4B52" w:rsidRPr="00FE3B1C" w:rsidRDefault="000C4B52" w:rsidP="000C4B52">
      <w:pPr>
        <w:spacing w:after="0"/>
        <w:rPr>
          <w:rFonts w:ascii="Times New Roman" w:hAnsi="Times New Roman" w:cs="Times New Roman"/>
          <w:bCs/>
          <w:lang w:val="en-US"/>
        </w:rPr>
      </w:pPr>
      <w:r w:rsidRPr="00FE3B1C">
        <w:rPr>
          <w:rFonts w:ascii="Times New Roman" w:hAnsi="Times New Roman" w:cs="Times New Roman"/>
          <w:b/>
          <w:bCs/>
          <w:lang w:val="en-US"/>
        </w:rPr>
        <w:t>Phase 7 — Ongoing Advisory &amp; Governance (</w:t>
      </w:r>
      <w:r w:rsidR="00693514" w:rsidRPr="00FE3B1C">
        <w:rPr>
          <w:rFonts w:ascii="Times New Roman" w:hAnsi="Times New Roman" w:cs="Times New Roman"/>
          <w:b/>
          <w:bCs/>
          <w:lang w:val="en-US"/>
        </w:rPr>
        <w:t>M</w:t>
      </w:r>
      <w:r w:rsidRPr="00FE3B1C">
        <w:rPr>
          <w:rFonts w:ascii="Times New Roman" w:hAnsi="Times New Roman" w:cs="Times New Roman"/>
          <w:b/>
          <w:bCs/>
          <w:lang w:val="en-US"/>
        </w:rPr>
        <w:t>onthly)</w:t>
      </w:r>
      <w:r w:rsidRPr="00FE3B1C">
        <w:rPr>
          <w:rFonts w:ascii="Times New Roman" w:hAnsi="Times New Roman" w:cs="Times New Roman"/>
          <w:lang w:val="en-US"/>
        </w:rPr>
        <w:br/>
        <w:t>Work: steering committee, roadmap refresh, vendor performance m</w:t>
      </w:r>
      <w:r w:rsidR="00371E5B" w:rsidRPr="00FE3B1C">
        <w:rPr>
          <w:rFonts w:ascii="Times New Roman" w:hAnsi="Times New Roman" w:cs="Times New Roman"/>
          <w:lang w:val="en-US"/>
        </w:rPr>
        <w:t>ana</w:t>
      </w:r>
      <w:r w:rsidRPr="00FE3B1C">
        <w:rPr>
          <w:rFonts w:ascii="Times New Roman" w:hAnsi="Times New Roman" w:cs="Times New Roman"/>
          <w:lang w:val="en-US"/>
        </w:rPr>
        <w:t>g</w:t>
      </w:r>
      <w:r w:rsidR="00371E5B" w:rsidRPr="00FE3B1C">
        <w:rPr>
          <w:rFonts w:ascii="Times New Roman" w:hAnsi="Times New Roman" w:cs="Times New Roman"/>
          <w:lang w:val="en-US"/>
        </w:rPr>
        <w:t>e</w:t>
      </w:r>
      <w:r w:rsidRPr="00FE3B1C">
        <w:rPr>
          <w:rFonts w:ascii="Times New Roman" w:hAnsi="Times New Roman" w:cs="Times New Roman"/>
          <w:lang w:val="en-US"/>
        </w:rPr>
        <w:t>m</w:t>
      </w:r>
      <w:r w:rsidR="00371E5B" w:rsidRPr="00FE3B1C">
        <w:rPr>
          <w:rFonts w:ascii="Times New Roman" w:hAnsi="Times New Roman" w:cs="Times New Roman"/>
          <w:lang w:val="en-US"/>
        </w:rPr>
        <w:t>en</w:t>
      </w:r>
      <w:r w:rsidRPr="00FE3B1C">
        <w:rPr>
          <w:rFonts w:ascii="Times New Roman" w:hAnsi="Times New Roman" w:cs="Times New Roman"/>
          <w:lang w:val="en-US"/>
        </w:rPr>
        <w:t>t, data/AI use-case incubation, franchise feedback loop.</w:t>
      </w:r>
      <w:r w:rsidRPr="00FE3B1C">
        <w:rPr>
          <w:rFonts w:ascii="Times New Roman" w:hAnsi="Times New Roman" w:cs="Times New Roman"/>
          <w:lang w:val="en-US"/>
        </w:rPr>
        <w:br/>
      </w:r>
      <w:r w:rsidRPr="00FE3B1C">
        <w:rPr>
          <w:rFonts w:ascii="Times New Roman" w:hAnsi="Times New Roman" w:cs="Times New Roman"/>
          <w:lang w:val="en-US"/>
        </w:rPr>
        <w:lastRenderedPageBreak/>
        <w:t>Deliverables: Monthly scorecards &amp; roadmap updates.</w:t>
      </w:r>
      <w:r w:rsidRPr="00FE3B1C">
        <w:rPr>
          <w:rFonts w:ascii="Times New Roman" w:hAnsi="Times New Roman" w:cs="Times New Roman"/>
          <w:bCs/>
          <w:lang w:val="en-US"/>
        </w:rPr>
        <w:br/>
      </w:r>
    </w:p>
    <w:p w14:paraId="127ABC0D" w14:textId="77777777" w:rsidR="00E74974" w:rsidRPr="00FE3B1C" w:rsidRDefault="00E74974" w:rsidP="00FA09C3">
      <w:pPr>
        <w:spacing w:after="0"/>
        <w:rPr>
          <w:rFonts w:ascii="Times New Roman" w:hAnsi="Times New Roman" w:cs="Times New Roman"/>
          <w:bCs/>
        </w:rPr>
      </w:pPr>
    </w:p>
    <w:sectPr w:rsidR="00E74974" w:rsidRPr="00FE3B1C">
      <w:footerReference w:type="default" r:id="rId15"/>
      <w:pgSz w:w="12240" w:h="15840"/>
      <w:pgMar w:top="1296" w:right="1440" w:bottom="1296"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elby Angel" w:date="2025-11-20T16:57:00Z" w:initials="SA">
    <w:p w14:paraId="51ABB094" w14:textId="77777777" w:rsidR="00C56597" w:rsidRDefault="00F03841" w:rsidP="00C56597">
      <w:pPr>
        <w:pStyle w:val="CommentText"/>
      </w:pPr>
      <w:r>
        <w:rPr>
          <w:rStyle w:val="CommentReference"/>
        </w:rPr>
        <w:annotationRef/>
      </w:r>
      <w:r w:rsidR="00C56597">
        <w:t>SHL- This SOW should be limited to the  Services being provided under the scope of this SOW only.   Anything beyond requires amendment to the SOW or a new SOW.</w:t>
      </w:r>
    </w:p>
  </w:comment>
  <w:comment w:id="1" w:author="Michael Hansen" w:date="2025-12-08T15:13:00Z" w:initials="MH">
    <w:p w14:paraId="14293412" w14:textId="77777777" w:rsidR="00BF350D" w:rsidRDefault="00BF350D" w:rsidP="00BF350D">
      <w:pPr>
        <w:pStyle w:val="CommentText"/>
      </w:pPr>
      <w:r>
        <w:rPr>
          <w:rStyle w:val="CommentReference"/>
        </w:rPr>
        <w:annotationRef/>
      </w:r>
      <w:r>
        <w:t xml:space="preserve">Type of system yet to be determined. </w:t>
      </w:r>
    </w:p>
  </w:comment>
  <w:comment w:id="2" w:author="Michael Hansen" w:date="2025-12-16T06:09:00Z" w:initials="MH">
    <w:p w14:paraId="110340D2" w14:textId="77777777" w:rsidR="00074262" w:rsidRDefault="00074262" w:rsidP="00074262">
      <w:pPr>
        <w:pStyle w:val="CommentText"/>
      </w:pPr>
      <w:r>
        <w:rPr>
          <w:rStyle w:val="CommentReference"/>
        </w:rPr>
        <w:annotationRef/>
      </w:r>
      <w:r>
        <w:t xml:space="preserve">So lets keep the language to the project a “system of one” or full stack.  </w:t>
      </w:r>
    </w:p>
  </w:comment>
  <w:comment w:id="3" w:author="Shelby Angel" w:date="2025-12-17T12:17:00Z" w:initials="SA">
    <w:p w14:paraId="6513F651" w14:textId="77777777" w:rsidR="008E1A4C" w:rsidRDefault="002F1ECF" w:rsidP="008E1A4C">
      <w:pPr>
        <w:pStyle w:val="CommentText"/>
      </w:pPr>
      <w:r>
        <w:rPr>
          <w:rStyle w:val="CommentReference"/>
        </w:rPr>
        <w:annotationRef/>
      </w:r>
      <w:r w:rsidR="008E1A4C">
        <w:t xml:space="preserve">Ok, so this language of unified system if fine? </w:t>
      </w:r>
    </w:p>
  </w:comment>
  <w:comment w:id="4" w:author="Ryan Dewitt" w:date="2025-12-18T12:44:00Z" w:initials="RD">
    <w:p w14:paraId="450D6CDB" w14:textId="77777777" w:rsidR="00B95EB1" w:rsidRDefault="00B95EB1" w:rsidP="00B95EB1">
      <w:pPr>
        <w:pStyle w:val="CommentText"/>
      </w:pPr>
      <w:r>
        <w:rPr>
          <w:rStyle w:val="CommentReference"/>
        </w:rPr>
        <w:annotationRef/>
      </w:r>
      <w:r>
        <w:t>Good.</w:t>
      </w:r>
    </w:p>
  </w:comment>
  <w:comment w:id="5" w:author="Michael Hansen" w:date="2025-12-08T15:15:00Z" w:initials="MH">
    <w:p w14:paraId="390F3CE8" w14:textId="513543BD" w:rsidR="00BF350D" w:rsidRDefault="00BF350D" w:rsidP="00BF350D">
      <w:pPr>
        <w:pStyle w:val="CommentText"/>
      </w:pPr>
      <w:r>
        <w:rPr>
          <w:rStyle w:val="CommentReference"/>
        </w:rPr>
        <w:annotationRef/>
      </w:r>
      <w:r>
        <w:t>What’s your definition of “material”</w:t>
      </w:r>
    </w:p>
  </w:comment>
  <w:comment w:id="6" w:author="Shelby Angel" w:date="2025-12-17T12:19:00Z" w:initials="SA">
    <w:p w14:paraId="408DF34F" w14:textId="77777777" w:rsidR="002F1ECF" w:rsidRDefault="002F1ECF" w:rsidP="002F1ECF">
      <w:pPr>
        <w:pStyle w:val="CommentText"/>
      </w:pPr>
      <w:r>
        <w:rPr>
          <w:rStyle w:val="CommentReference"/>
        </w:rPr>
        <w:annotationRef/>
      </w:r>
      <w:r>
        <w:t>It’s a legal term, but generally more than a minor hiccup. It would impact budget o</w:t>
      </w:r>
      <w:r>
        <w:rPr>
          <w:color w:val="0A0A0A"/>
          <w:highlight w:val="white"/>
        </w:rPr>
        <w:t>verall schedule, budget, or critical path.  Immaterial delays in communication shouldn’t affect timelines.</w:t>
      </w:r>
    </w:p>
  </w:comment>
  <w:comment w:id="7" w:author="Michael Hansen" w:date="2025-12-23T11:19:00Z" w:initials="MH">
    <w:p w14:paraId="46F307F5" w14:textId="77777777" w:rsidR="00585559" w:rsidRDefault="00585559" w:rsidP="00585559">
      <w:pPr>
        <w:pStyle w:val="CommentText"/>
      </w:pPr>
      <w:r>
        <w:rPr>
          <w:rStyle w:val="CommentReference"/>
        </w:rPr>
        <w:annotationRef/>
      </w:r>
      <w:r>
        <w:t xml:space="preserve">Since you have time shall be of the essence in the MSA this has a direct correlation.  </w:t>
      </w:r>
    </w:p>
  </w:comment>
  <w:comment w:id="8" w:author="Shelby Angel" w:date="2025-12-03T14:47:00Z" w:initials="SA">
    <w:p w14:paraId="7FD35093" w14:textId="1A89F6EC" w:rsidR="00C56597" w:rsidRDefault="00BC3225" w:rsidP="00C56597">
      <w:pPr>
        <w:pStyle w:val="CommentText"/>
      </w:pPr>
      <w:r>
        <w:rPr>
          <w:rStyle w:val="CommentReference"/>
        </w:rPr>
        <w:annotationRef/>
      </w:r>
      <w:r w:rsidR="00C56597">
        <w:t>SHL- Travel  and other expenses dealt with below</w:t>
      </w:r>
    </w:p>
  </w:comment>
  <w:comment w:id="9" w:author="Michael Hansen" w:date="2025-12-08T15:18:00Z" w:initials="MH">
    <w:p w14:paraId="090ABC74" w14:textId="77777777" w:rsidR="00BF350D" w:rsidRDefault="00BF350D" w:rsidP="00BF350D">
      <w:pPr>
        <w:pStyle w:val="CommentText"/>
      </w:pPr>
      <w:r>
        <w:rPr>
          <w:rStyle w:val="CommentReference"/>
        </w:rPr>
        <w:annotationRef/>
      </w:r>
      <w:r>
        <w:t>Unless otherwise stated, holidays or OOO</w:t>
      </w:r>
    </w:p>
  </w:comment>
  <w:comment w:id="10" w:author="Shelby Angel" w:date="2025-12-17T12:22:00Z" w:initials="SA">
    <w:p w14:paraId="5C7BA8B9" w14:textId="77777777" w:rsidR="002F1ECF" w:rsidRDefault="002F1ECF" w:rsidP="002F1ECF">
      <w:pPr>
        <w:pStyle w:val="CommentText"/>
      </w:pPr>
      <w:r>
        <w:rPr>
          <w:rStyle w:val="CommentReference"/>
        </w:rPr>
        <w:annotationRef/>
      </w:r>
      <w:r>
        <w:t>Revised.</w:t>
      </w:r>
    </w:p>
  </w:comment>
  <w:comment w:id="11" w:author="Ryan Dewitt" w:date="2025-12-18T12:45:00Z" w:initials="RD">
    <w:p w14:paraId="790458B0" w14:textId="77777777" w:rsidR="00B95EB1" w:rsidRDefault="00B95EB1" w:rsidP="00B95EB1">
      <w:pPr>
        <w:pStyle w:val="CommentText"/>
      </w:pPr>
      <w:r>
        <w:rPr>
          <w:rStyle w:val="CommentReference"/>
        </w:rPr>
        <w:annotationRef/>
      </w:r>
      <w:r>
        <w:t>Good.</w:t>
      </w:r>
    </w:p>
  </w:comment>
  <w:comment w:id="26" w:author="Michael Hansen" w:date="2025-12-08T15:27:00Z" w:initials="MH">
    <w:p w14:paraId="162083AB" w14:textId="76831E24" w:rsidR="00EB6D0F" w:rsidRDefault="00EB6D0F" w:rsidP="00EB6D0F">
      <w:pPr>
        <w:pStyle w:val="CommentText"/>
      </w:pPr>
      <w:r>
        <w:rPr>
          <w:rStyle w:val="CommentReference"/>
        </w:rPr>
        <w:annotationRef/>
      </w:r>
      <w:r>
        <w:t xml:space="preserve">Some mutual agreement required as the definition of competent would be open for interpretation.  </w:t>
      </w:r>
    </w:p>
  </w:comment>
  <w:comment w:id="27" w:author="Michael Hansen" w:date="2025-12-16T06:11:00Z" w:initials="MH">
    <w:p w14:paraId="0077E8E6" w14:textId="77777777" w:rsidR="00074262" w:rsidRDefault="00074262" w:rsidP="00074262">
      <w:pPr>
        <w:pStyle w:val="CommentText"/>
      </w:pPr>
      <w:r>
        <w:rPr>
          <w:rStyle w:val="CommentReference"/>
        </w:rPr>
        <w:annotationRef/>
      </w:r>
      <w:r>
        <w:t xml:space="preserve">A customer to client relationship this stuff can happen but not in an agreement so need mutual as sometimes its client facing vs not etc.  </w:t>
      </w:r>
    </w:p>
  </w:comment>
  <w:comment w:id="28" w:author="Shelby Angel" w:date="2025-12-17T12:49:00Z" w:initials="SA">
    <w:p w14:paraId="7831AF05" w14:textId="77777777" w:rsidR="005124A3" w:rsidRDefault="005124A3" w:rsidP="005124A3">
      <w:pPr>
        <w:pStyle w:val="CommentText"/>
      </w:pPr>
      <w:r>
        <w:rPr>
          <w:rStyle w:val="CommentReference"/>
        </w:rPr>
        <w:annotationRef/>
      </w:r>
      <w:r>
        <w:t xml:space="preserve">See revised.  </w:t>
      </w:r>
    </w:p>
  </w:comment>
  <w:comment w:id="29" w:author="Ryan Dewitt" w:date="2025-12-18T12:48:00Z" w:initials="RD">
    <w:p w14:paraId="298BE938" w14:textId="77777777" w:rsidR="00B95EB1" w:rsidRDefault="00B95EB1" w:rsidP="00B95EB1">
      <w:pPr>
        <w:pStyle w:val="CommentText"/>
      </w:pPr>
      <w:r>
        <w:rPr>
          <w:rStyle w:val="CommentReference"/>
        </w:rPr>
        <w:annotationRef/>
      </w:r>
      <w:r>
        <w:t>Move cure to overarching cure statement with timeframe that is somewhat generic but actionable.</w:t>
      </w:r>
    </w:p>
  </w:comment>
  <w:comment w:id="30" w:author="Shelby Angel" w:date="2025-12-22T13:43:00Z" w:initials="SA">
    <w:p w14:paraId="3F1727C9" w14:textId="77777777" w:rsidR="0074108D" w:rsidRDefault="0074108D" w:rsidP="0074108D">
      <w:pPr>
        <w:pStyle w:val="CommentText"/>
      </w:pPr>
      <w:r>
        <w:rPr>
          <w:rStyle w:val="CommentReference"/>
        </w:rPr>
        <w:annotationRef/>
      </w:r>
      <w:r>
        <w:t>See redline</w:t>
      </w:r>
    </w:p>
  </w:comment>
  <w:comment w:id="32" w:author="Michael Hansen" w:date="2025-12-23T11:21:00Z" w:initials="MH">
    <w:p w14:paraId="02A62F12" w14:textId="77777777" w:rsidR="00585559" w:rsidRDefault="00585559" w:rsidP="00585559">
      <w:pPr>
        <w:pStyle w:val="CommentText"/>
      </w:pPr>
      <w:r>
        <w:rPr>
          <w:rStyle w:val="CommentReference"/>
        </w:rPr>
        <w:annotationRef/>
      </w:r>
      <w:r>
        <w:t xml:space="preserve">Since we have been delayed on the agreement just aligning this with the Agreement even though we already started.  </w:t>
      </w:r>
    </w:p>
  </w:comment>
  <w:comment w:id="37" w:author="Michael Hansen" w:date="2025-12-16T06:16:00Z" w:initials="MH">
    <w:p w14:paraId="7418510B" w14:textId="0C1FFEE2" w:rsidR="00074262" w:rsidRDefault="00074262" w:rsidP="00074262">
      <w:pPr>
        <w:pStyle w:val="CommentText"/>
      </w:pPr>
      <w:r>
        <w:rPr>
          <w:rStyle w:val="CommentReference"/>
        </w:rPr>
        <w:annotationRef/>
      </w:r>
      <w:r>
        <w:t xml:space="preserve">Need to expand the (      ) section to include what we had in section 7 - I rejected that part of the language in section 7 and if it needs to move to section 8 that is fine.  </w:t>
      </w:r>
    </w:p>
  </w:comment>
  <w:comment w:id="38" w:author="Shelby Angel" w:date="2025-12-17T12:53:00Z" w:initials="SA">
    <w:p w14:paraId="23F68477" w14:textId="77777777" w:rsidR="00733D2F" w:rsidRDefault="005124A3" w:rsidP="00733D2F">
      <w:pPr>
        <w:pStyle w:val="CommentText"/>
      </w:pPr>
      <w:r>
        <w:rPr>
          <w:rStyle w:val="CommentReference"/>
        </w:rPr>
        <w:annotationRef/>
      </w:r>
      <w:r w:rsidR="00733D2F">
        <w:t>Ok, moved to 8. “Relatable” expenses needs to be somewhat defined. Without that it could literally be anything.</w:t>
      </w:r>
    </w:p>
  </w:comment>
  <w:comment w:id="39" w:author="Ryan Dewitt" w:date="2025-12-18T12:51:00Z" w:initials="RD">
    <w:p w14:paraId="0103E4DC" w14:textId="77777777" w:rsidR="0016386E" w:rsidRDefault="0016386E" w:rsidP="0016386E">
      <w:pPr>
        <w:pStyle w:val="CommentText"/>
      </w:pPr>
      <w:r>
        <w:rPr>
          <w:rStyle w:val="CommentReference"/>
        </w:rPr>
        <w:annotationRef/>
      </w:r>
      <w:r>
        <w:t>SH to review</w:t>
      </w:r>
    </w:p>
  </w:comment>
  <w:comment w:id="40" w:author="Shelby Angel" w:date="2025-12-22T13:43:00Z" w:initials="SA">
    <w:p w14:paraId="30AF3973" w14:textId="77777777" w:rsidR="0074108D" w:rsidRDefault="0074108D" w:rsidP="0074108D">
      <w:pPr>
        <w:pStyle w:val="CommentText"/>
      </w:pPr>
      <w:r>
        <w:rPr>
          <w:rStyle w:val="CommentReference"/>
        </w:rPr>
        <w:annotationRef/>
      </w:r>
      <w:r>
        <w:rPr>
          <w:highlight w:val="yellow"/>
        </w:rPr>
        <w:t>Pending SH review</w:t>
      </w:r>
    </w:p>
  </w:comment>
  <w:comment w:id="63" w:author="Michael Hansen" w:date="2025-12-16T06:12:00Z" w:initials="MH">
    <w:p w14:paraId="62E7EDEA" w14:textId="548FFBEC" w:rsidR="00074262" w:rsidRDefault="00074262" w:rsidP="00074262">
      <w:pPr>
        <w:pStyle w:val="CommentText"/>
      </w:pPr>
      <w:r>
        <w:rPr>
          <w:rStyle w:val="CommentReference"/>
        </w:rPr>
        <w:annotationRef/>
      </w:r>
      <w:r>
        <w:t xml:space="preserve">With expenses lets adjust up to 14 days. </w:t>
      </w:r>
    </w:p>
  </w:comment>
  <w:comment w:id="64" w:author="Shelby Angel" w:date="2025-12-17T12:55:00Z" w:initials="SA">
    <w:p w14:paraId="699C4F41" w14:textId="77777777" w:rsidR="00733D2F" w:rsidRDefault="00864804" w:rsidP="00733D2F">
      <w:pPr>
        <w:pStyle w:val="CommentText"/>
      </w:pPr>
      <w:r>
        <w:rPr>
          <w:rStyle w:val="CommentReference"/>
        </w:rPr>
        <w:annotationRef/>
      </w:r>
      <w:r w:rsidR="00733D2F">
        <w:t>ok</w:t>
      </w:r>
    </w:p>
  </w:comment>
  <w:comment w:id="77" w:author="Shelby Angel" w:date="2025-12-03T13:30:00Z" w:initials="SA">
    <w:p w14:paraId="0665C82D" w14:textId="4DF768D0" w:rsidR="00C56597" w:rsidRDefault="00F7158D" w:rsidP="00C56597">
      <w:pPr>
        <w:pStyle w:val="CommentText"/>
      </w:pPr>
      <w:r>
        <w:rPr>
          <w:rStyle w:val="CommentReference"/>
        </w:rPr>
        <w:annotationRef/>
      </w:r>
      <w:r w:rsidR="00C56597">
        <w:t>SHL - Above defined only as “Deck”</w:t>
      </w:r>
    </w:p>
  </w:comment>
  <w:comment w:id="78" w:author="Michael Hansen" w:date="2025-12-23T11:26:00Z" w:initials="MH">
    <w:p w14:paraId="41E577F1" w14:textId="77777777" w:rsidR="00585559" w:rsidRDefault="00585559" w:rsidP="00585559">
      <w:pPr>
        <w:pStyle w:val="CommentText"/>
      </w:pPr>
      <w:r>
        <w:rPr>
          <w:rStyle w:val="CommentReference"/>
        </w:rPr>
        <w:annotationRef/>
      </w:r>
      <w:r>
        <w:t xml:space="preserve">Recommended to call out Hourly vs Day Rate.  No rates changed.  Just clarified language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ABB094" w15:done="1"/>
  <w15:commentEx w15:paraId="14293412" w15:done="1"/>
  <w15:commentEx w15:paraId="110340D2" w15:paraIdParent="14293412" w15:done="1"/>
  <w15:commentEx w15:paraId="6513F651" w15:paraIdParent="14293412" w15:done="1"/>
  <w15:commentEx w15:paraId="450D6CDB" w15:paraIdParent="14293412" w15:done="1"/>
  <w15:commentEx w15:paraId="390F3CE8" w15:done="1"/>
  <w15:commentEx w15:paraId="408DF34F" w15:paraIdParent="390F3CE8" w15:done="1"/>
  <w15:commentEx w15:paraId="46F307F5" w15:done="0"/>
  <w15:commentEx w15:paraId="7FD35093" w15:done="1"/>
  <w15:commentEx w15:paraId="090ABC74" w15:done="1"/>
  <w15:commentEx w15:paraId="5C7BA8B9" w15:paraIdParent="090ABC74" w15:done="1"/>
  <w15:commentEx w15:paraId="790458B0" w15:paraIdParent="090ABC74" w15:done="1"/>
  <w15:commentEx w15:paraId="162083AB" w15:done="0"/>
  <w15:commentEx w15:paraId="0077E8E6" w15:paraIdParent="162083AB" w15:done="0"/>
  <w15:commentEx w15:paraId="7831AF05" w15:paraIdParent="162083AB" w15:done="0"/>
  <w15:commentEx w15:paraId="298BE938" w15:paraIdParent="162083AB" w15:done="0"/>
  <w15:commentEx w15:paraId="3F1727C9" w15:paraIdParent="162083AB" w15:done="0"/>
  <w15:commentEx w15:paraId="02A62F12" w15:done="0"/>
  <w15:commentEx w15:paraId="7418510B" w15:done="0"/>
  <w15:commentEx w15:paraId="23F68477" w15:paraIdParent="7418510B" w15:done="0"/>
  <w15:commentEx w15:paraId="0103E4DC" w15:paraIdParent="7418510B" w15:done="0"/>
  <w15:commentEx w15:paraId="30AF3973" w15:paraIdParent="7418510B" w15:done="0"/>
  <w15:commentEx w15:paraId="62E7EDEA" w15:done="1"/>
  <w15:commentEx w15:paraId="699C4F41" w15:paraIdParent="62E7EDEA" w15:done="1"/>
  <w15:commentEx w15:paraId="0665C82D" w15:done="1"/>
  <w15:commentEx w15:paraId="41E577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C3DC9E" w16cex:dateUtc="2025-11-20T22:57:00Z">
    <w16cex:extLst>
      <w16:ext w16:uri="{CE6994B0-6A32-4C9F-8C6B-6E91EDA988CE}">
        <cr:reactions xmlns:cr="http://schemas.microsoft.com/office/comments/2020/reactions">
          <cr:reaction reactionType="1">
            <cr:reactionInfo dateUtc="2025-12-04T13:20:36Z">
              <cr:user userId="S::rick.jones@goldsgym.com::7d9deba0-23fb-471e-8832-32c0f6af5339" userProvider="AD" userName="Rick Jones"/>
            </cr:reactionInfo>
            <cr:reactionInfo dateUtc="2025-12-05T16:22:51Z">
              <cr:user userId="S::rdewitt@goldsgym.com::6a34e509-a1ca-4292-94e1-5a748e0fbddb" userProvider="AD" userName="Ryan Dewitt"/>
            </cr:reactionInfo>
          </cr:reaction>
        </cr:reactions>
      </w16:ext>
    </w16cex:extLst>
  </w16cex:commentExtensible>
  <w16cex:commentExtensible w16cex:durableId="0CFEFD86" w16cex:dateUtc="2025-12-08T20:13:00Z"/>
  <w16cex:commentExtensible w16cex:durableId="2661E75A" w16cex:dateUtc="2025-12-16T11:09:00Z"/>
  <w16cex:commentExtensible w16cex:durableId="50A5BE15" w16cex:dateUtc="2025-12-17T18:17:00Z"/>
  <w16cex:commentExtensible w16cex:durableId="4CDC4039" w16cex:dateUtc="2025-12-18T18:44:00Z"/>
  <w16cex:commentExtensible w16cex:durableId="454A3048" w16cex:dateUtc="2025-12-08T20:15:00Z"/>
  <w16cex:commentExtensible w16cex:durableId="39DD8FD9" w16cex:dateUtc="2025-12-17T18:19:00Z"/>
  <w16cex:commentExtensible w16cex:durableId="38AF5D5C" w16cex:dateUtc="2025-12-23T16:19:00Z"/>
  <w16cex:commentExtensible w16cex:durableId="603FC3F6" w16cex:dateUtc="2025-12-03T20:47:00Z">
    <w16cex:extLst>
      <w16:ext w16:uri="{CE6994B0-6A32-4C9F-8C6B-6E91EDA988CE}">
        <cr:reactions xmlns:cr="http://schemas.microsoft.com/office/comments/2020/reactions">
          <cr:reaction reactionType="1">
            <cr:reactionInfo dateUtc="2025-12-04T13:22:51Z">
              <cr:user userId="S::rick.jones@goldsgym.com::7d9deba0-23fb-471e-8832-32c0f6af5339" userProvider="AD" userName="Rick Jones"/>
            </cr:reactionInfo>
            <cr:reactionInfo dateUtc="2025-12-05T16:26:02Z">
              <cr:user userId="S::rdewitt@goldsgym.com::6a34e509-a1ca-4292-94e1-5a748e0fbddb" userProvider="AD" userName="Ryan Dewitt"/>
            </cr:reactionInfo>
          </cr:reaction>
        </cr:reactions>
      </w16:ext>
    </w16cex:extLst>
  </w16cex:commentExtensible>
  <w16cex:commentExtensible w16cex:durableId="1E5502E5" w16cex:dateUtc="2025-12-08T20:18:00Z"/>
  <w16cex:commentExtensible w16cex:durableId="4206BF34" w16cex:dateUtc="2025-12-17T18:22:00Z"/>
  <w16cex:commentExtensible w16cex:durableId="0C65113E" w16cex:dateUtc="2025-12-18T18:45:00Z"/>
  <w16cex:commentExtensible w16cex:durableId="58DB7BCD" w16cex:dateUtc="2025-12-08T20:27:00Z"/>
  <w16cex:commentExtensible w16cex:durableId="71728A13" w16cex:dateUtc="2025-12-16T11:11:00Z"/>
  <w16cex:commentExtensible w16cex:durableId="3877962E" w16cex:dateUtc="2025-12-17T18:49:00Z"/>
  <w16cex:commentExtensible w16cex:durableId="24982170" w16cex:dateUtc="2025-12-18T18:48:00Z"/>
  <w16cex:commentExtensible w16cex:durableId="468DCAFE" w16cex:dateUtc="2025-12-22T19:43:00Z"/>
  <w16cex:commentExtensible w16cex:durableId="73350204" w16cex:dateUtc="2025-12-23T16:21:00Z"/>
  <w16cex:commentExtensible w16cex:durableId="2C1CD864" w16cex:dateUtc="2025-12-16T11:16:00Z"/>
  <w16cex:commentExtensible w16cex:durableId="29C53459" w16cex:dateUtc="2025-12-17T18:53:00Z"/>
  <w16cex:commentExtensible w16cex:durableId="17C43917" w16cex:dateUtc="2025-12-18T18:51:00Z"/>
  <w16cex:commentExtensible w16cex:durableId="3F330666" w16cex:dateUtc="2025-12-22T19:43:00Z"/>
  <w16cex:commentExtensible w16cex:durableId="6C4662CE" w16cex:dateUtc="2025-12-16T11:12:00Z"/>
  <w16cex:commentExtensible w16cex:durableId="238F0714" w16cex:dateUtc="2025-12-17T18:55:00Z"/>
  <w16cex:commentExtensible w16cex:durableId="232F1E26" w16cex:dateUtc="2025-12-03T19:30:00Z"/>
  <w16cex:commentExtensible w16cex:durableId="4786D17F" w16cex:dateUtc="2025-12-23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ABB094" w16cid:durableId="3EC3DC9E"/>
  <w16cid:commentId w16cid:paraId="14293412" w16cid:durableId="0CFEFD86"/>
  <w16cid:commentId w16cid:paraId="110340D2" w16cid:durableId="2661E75A"/>
  <w16cid:commentId w16cid:paraId="6513F651" w16cid:durableId="50A5BE15"/>
  <w16cid:commentId w16cid:paraId="450D6CDB" w16cid:durableId="4CDC4039"/>
  <w16cid:commentId w16cid:paraId="390F3CE8" w16cid:durableId="454A3048"/>
  <w16cid:commentId w16cid:paraId="408DF34F" w16cid:durableId="39DD8FD9"/>
  <w16cid:commentId w16cid:paraId="46F307F5" w16cid:durableId="38AF5D5C"/>
  <w16cid:commentId w16cid:paraId="7FD35093" w16cid:durableId="603FC3F6"/>
  <w16cid:commentId w16cid:paraId="090ABC74" w16cid:durableId="1E5502E5"/>
  <w16cid:commentId w16cid:paraId="5C7BA8B9" w16cid:durableId="4206BF34"/>
  <w16cid:commentId w16cid:paraId="790458B0" w16cid:durableId="0C65113E"/>
  <w16cid:commentId w16cid:paraId="162083AB" w16cid:durableId="58DB7BCD"/>
  <w16cid:commentId w16cid:paraId="0077E8E6" w16cid:durableId="71728A13"/>
  <w16cid:commentId w16cid:paraId="7831AF05" w16cid:durableId="3877962E"/>
  <w16cid:commentId w16cid:paraId="298BE938" w16cid:durableId="24982170"/>
  <w16cid:commentId w16cid:paraId="3F1727C9" w16cid:durableId="468DCAFE"/>
  <w16cid:commentId w16cid:paraId="02A62F12" w16cid:durableId="73350204"/>
  <w16cid:commentId w16cid:paraId="7418510B" w16cid:durableId="2C1CD864"/>
  <w16cid:commentId w16cid:paraId="23F68477" w16cid:durableId="29C53459"/>
  <w16cid:commentId w16cid:paraId="0103E4DC" w16cid:durableId="17C43917"/>
  <w16cid:commentId w16cid:paraId="30AF3973" w16cid:durableId="3F330666"/>
  <w16cid:commentId w16cid:paraId="62E7EDEA" w16cid:durableId="6C4662CE"/>
  <w16cid:commentId w16cid:paraId="699C4F41" w16cid:durableId="238F0714"/>
  <w16cid:commentId w16cid:paraId="0665C82D" w16cid:durableId="232F1E26"/>
  <w16cid:commentId w16cid:paraId="41E577F1" w16cid:durableId="4786D1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28BAD" w14:textId="77777777" w:rsidR="005805A5" w:rsidRDefault="005805A5">
      <w:pPr>
        <w:spacing w:after="0" w:line="240" w:lineRule="auto"/>
      </w:pPr>
      <w:r>
        <w:separator/>
      </w:r>
    </w:p>
  </w:endnote>
  <w:endnote w:type="continuationSeparator" w:id="0">
    <w:p w14:paraId="2E3066E1" w14:textId="77777777" w:rsidR="005805A5" w:rsidRDefault="00580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0EBD0" w14:textId="77777777" w:rsidR="00DB600F" w:rsidRDefault="00195597">
    <w:pPr>
      <w:pBdr>
        <w:top w:val="nil"/>
        <w:left w:val="nil"/>
        <w:bottom w:val="nil"/>
        <w:right w:val="nil"/>
        <w:between w:val="nil"/>
      </w:pBdr>
      <w:tabs>
        <w:tab w:val="center" w:pos="4680"/>
        <w:tab w:val="right" w:pos="9360"/>
      </w:tabs>
      <w:spacing w:after="0" w:line="240" w:lineRule="auto"/>
      <w:jc w:val="right"/>
      <w:rPr>
        <w:color w:val="000000"/>
      </w:rPr>
    </w:pPr>
    <w:r>
      <w:rPr>
        <w:color w:val="000000"/>
      </w:rPr>
      <w:t>____ 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FC1F4" w14:textId="77777777" w:rsidR="005805A5" w:rsidRDefault="005805A5">
      <w:pPr>
        <w:spacing w:after="0" w:line="240" w:lineRule="auto"/>
      </w:pPr>
      <w:r>
        <w:separator/>
      </w:r>
    </w:p>
  </w:footnote>
  <w:footnote w:type="continuationSeparator" w:id="0">
    <w:p w14:paraId="5E35D53D" w14:textId="77777777" w:rsidR="005805A5" w:rsidRDefault="00580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8080A"/>
    <w:multiLevelType w:val="multilevel"/>
    <w:tmpl w:val="3C64174C"/>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65C5584"/>
    <w:multiLevelType w:val="multilevel"/>
    <w:tmpl w:val="F62C80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99F00C2"/>
    <w:multiLevelType w:val="multilevel"/>
    <w:tmpl w:val="79BA43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3F1749E"/>
    <w:multiLevelType w:val="multilevel"/>
    <w:tmpl w:val="605E812A"/>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1F273C5"/>
    <w:multiLevelType w:val="hybridMultilevel"/>
    <w:tmpl w:val="3E026714"/>
    <w:lvl w:ilvl="0" w:tplc="FEC454A6">
      <w:start w:val="1"/>
      <w:numFmt w:val="bullet"/>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84A299E">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E18BF4A">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2985D42">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948E8F4">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3D29FD0">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6FF44138">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BD64BAA">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C64BB1E">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2A431F2"/>
    <w:multiLevelType w:val="hybridMultilevel"/>
    <w:tmpl w:val="3D30EB3E"/>
    <w:lvl w:ilvl="0" w:tplc="CBB0BE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A202A2"/>
    <w:multiLevelType w:val="multilevel"/>
    <w:tmpl w:val="5C188D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D881F1D"/>
    <w:multiLevelType w:val="multilevel"/>
    <w:tmpl w:val="C5D629A0"/>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num w:numId="1" w16cid:durableId="1436633873">
    <w:abstractNumId w:val="6"/>
  </w:num>
  <w:num w:numId="2" w16cid:durableId="425153828">
    <w:abstractNumId w:val="2"/>
  </w:num>
  <w:num w:numId="3" w16cid:durableId="139350668">
    <w:abstractNumId w:val="3"/>
  </w:num>
  <w:num w:numId="4" w16cid:durableId="607009121">
    <w:abstractNumId w:val="1"/>
  </w:num>
  <w:num w:numId="5" w16cid:durableId="1952585541">
    <w:abstractNumId w:val="0"/>
  </w:num>
  <w:num w:numId="6" w16cid:durableId="1901593064">
    <w:abstractNumId w:val="4"/>
  </w:num>
  <w:num w:numId="7" w16cid:durableId="1307664372">
    <w:abstractNumId w:val="4"/>
    <w:lvlOverride w:ilvl="0">
      <w:lvl w:ilvl="0" w:tplc="FEC454A6">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D84A299E">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EE18BF4A">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F2985D42">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3948E8F4">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73D29FD0">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6FF44138">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6BD64BAA">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0C64BB1E">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16cid:durableId="5445180">
    <w:abstractNumId w:val="4"/>
    <w:lvlOverride w:ilvl="0">
      <w:lvl w:ilvl="0" w:tplc="FEC454A6">
        <w:start w:val="1"/>
        <w:numFmt w:val="bullet"/>
        <w:lvlText w:val="•"/>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D84A299E">
        <w:start w:val="1"/>
        <w:numFmt w:val="bullet"/>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EE18BF4A">
        <w:start w:val="1"/>
        <w:numFmt w:val="bullet"/>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F2985D42">
        <w:start w:val="1"/>
        <w:numFmt w:val="bullet"/>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3948E8F4">
        <w:start w:val="1"/>
        <w:numFmt w:val="bullet"/>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73D29FD0">
        <w:start w:val="1"/>
        <w:numFmt w:val="bullet"/>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6FF44138">
        <w:start w:val="1"/>
        <w:numFmt w:val="bullet"/>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6BD64BAA">
        <w:start w:val="1"/>
        <w:numFmt w:val="bullet"/>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0C64BB1E">
        <w:start w:val="1"/>
        <w:numFmt w:val="bullet"/>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9" w16cid:durableId="807167805">
    <w:abstractNumId w:val="5"/>
  </w:num>
  <w:num w:numId="10" w16cid:durableId="186609308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lby Angel">
    <w15:presenceInfo w15:providerId="AD" w15:userId="S::SAngel@goldsgym.com::355ac2bf-eebe-4bf0-9f2c-e55d1499b711"/>
  </w15:person>
  <w15:person w15:author="Michael Hansen">
    <w15:presenceInfo w15:providerId="Windows Live" w15:userId="c80ea153555fdc66"/>
  </w15:person>
  <w15:person w15:author="Ryan Dewitt">
    <w15:presenceInfo w15:providerId="AD" w15:userId="S::RDewitt@goldsgym.com::6a34e509-a1ca-4292-94e1-5a748e0fbd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00F"/>
    <w:rsid w:val="000254DE"/>
    <w:rsid w:val="00026859"/>
    <w:rsid w:val="00030EAB"/>
    <w:rsid w:val="0003521D"/>
    <w:rsid w:val="00042CA6"/>
    <w:rsid w:val="000461B1"/>
    <w:rsid w:val="00050A9D"/>
    <w:rsid w:val="0006748C"/>
    <w:rsid w:val="00074262"/>
    <w:rsid w:val="000816D2"/>
    <w:rsid w:val="00091A13"/>
    <w:rsid w:val="00096ECA"/>
    <w:rsid w:val="000A4818"/>
    <w:rsid w:val="000C4B52"/>
    <w:rsid w:val="000D7CB5"/>
    <w:rsid w:val="00102939"/>
    <w:rsid w:val="0010728D"/>
    <w:rsid w:val="00115349"/>
    <w:rsid w:val="001423FF"/>
    <w:rsid w:val="00144BE6"/>
    <w:rsid w:val="0016386E"/>
    <w:rsid w:val="0017436A"/>
    <w:rsid w:val="001844EE"/>
    <w:rsid w:val="00190BC9"/>
    <w:rsid w:val="00195597"/>
    <w:rsid w:val="00197EEB"/>
    <w:rsid w:val="001A1A28"/>
    <w:rsid w:val="001C24F7"/>
    <w:rsid w:val="001E1138"/>
    <w:rsid w:val="00221705"/>
    <w:rsid w:val="00223900"/>
    <w:rsid w:val="00224851"/>
    <w:rsid w:val="002416B7"/>
    <w:rsid w:val="002649B7"/>
    <w:rsid w:val="00266267"/>
    <w:rsid w:val="00275F4A"/>
    <w:rsid w:val="00276CC8"/>
    <w:rsid w:val="00280187"/>
    <w:rsid w:val="002819C8"/>
    <w:rsid w:val="00297D66"/>
    <w:rsid w:val="002B650C"/>
    <w:rsid w:val="002C4F98"/>
    <w:rsid w:val="002D018F"/>
    <w:rsid w:val="002E2C50"/>
    <w:rsid w:val="002F1ECF"/>
    <w:rsid w:val="002F3399"/>
    <w:rsid w:val="00317F01"/>
    <w:rsid w:val="003333B9"/>
    <w:rsid w:val="00333D0C"/>
    <w:rsid w:val="003514ED"/>
    <w:rsid w:val="00371E5B"/>
    <w:rsid w:val="003A0F9B"/>
    <w:rsid w:val="003B1C8E"/>
    <w:rsid w:val="003D2D56"/>
    <w:rsid w:val="003E0964"/>
    <w:rsid w:val="00415644"/>
    <w:rsid w:val="00424423"/>
    <w:rsid w:val="00446268"/>
    <w:rsid w:val="00486B87"/>
    <w:rsid w:val="00492462"/>
    <w:rsid w:val="004A3EAC"/>
    <w:rsid w:val="004C29F8"/>
    <w:rsid w:val="005012E1"/>
    <w:rsid w:val="00504367"/>
    <w:rsid w:val="005124A3"/>
    <w:rsid w:val="00531107"/>
    <w:rsid w:val="00550205"/>
    <w:rsid w:val="00576A1A"/>
    <w:rsid w:val="005805A5"/>
    <w:rsid w:val="00585559"/>
    <w:rsid w:val="005B5600"/>
    <w:rsid w:val="005C1C34"/>
    <w:rsid w:val="005C6B52"/>
    <w:rsid w:val="005E7C94"/>
    <w:rsid w:val="005F692D"/>
    <w:rsid w:val="00622F6A"/>
    <w:rsid w:val="0064242C"/>
    <w:rsid w:val="00645170"/>
    <w:rsid w:val="00653CDA"/>
    <w:rsid w:val="006662AC"/>
    <w:rsid w:val="00673BAE"/>
    <w:rsid w:val="00673DFB"/>
    <w:rsid w:val="00692684"/>
    <w:rsid w:val="00693514"/>
    <w:rsid w:val="006A1B80"/>
    <w:rsid w:val="006A3FD1"/>
    <w:rsid w:val="006A5CC7"/>
    <w:rsid w:val="006C35EC"/>
    <w:rsid w:val="006E66D0"/>
    <w:rsid w:val="00700E0B"/>
    <w:rsid w:val="00713B44"/>
    <w:rsid w:val="00733D2F"/>
    <w:rsid w:val="0074108D"/>
    <w:rsid w:val="00743746"/>
    <w:rsid w:val="00746B7D"/>
    <w:rsid w:val="0076132E"/>
    <w:rsid w:val="0077757B"/>
    <w:rsid w:val="007C1E33"/>
    <w:rsid w:val="0082393D"/>
    <w:rsid w:val="008245FE"/>
    <w:rsid w:val="00846242"/>
    <w:rsid w:val="0085268B"/>
    <w:rsid w:val="00864804"/>
    <w:rsid w:val="0087122C"/>
    <w:rsid w:val="0087181F"/>
    <w:rsid w:val="008E1A4C"/>
    <w:rsid w:val="008F5D37"/>
    <w:rsid w:val="0090651F"/>
    <w:rsid w:val="0091326F"/>
    <w:rsid w:val="009170D1"/>
    <w:rsid w:val="009267C3"/>
    <w:rsid w:val="00935B44"/>
    <w:rsid w:val="009368D4"/>
    <w:rsid w:val="009514A9"/>
    <w:rsid w:val="00966A69"/>
    <w:rsid w:val="00966EA5"/>
    <w:rsid w:val="00977B13"/>
    <w:rsid w:val="00987D7F"/>
    <w:rsid w:val="009C2C59"/>
    <w:rsid w:val="009E49AA"/>
    <w:rsid w:val="009F1083"/>
    <w:rsid w:val="009F3BC8"/>
    <w:rsid w:val="009F6F17"/>
    <w:rsid w:val="00A135C7"/>
    <w:rsid w:val="00A2383D"/>
    <w:rsid w:val="00A26D83"/>
    <w:rsid w:val="00A64905"/>
    <w:rsid w:val="00AD4C63"/>
    <w:rsid w:val="00AE5D8F"/>
    <w:rsid w:val="00AF4327"/>
    <w:rsid w:val="00B00097"/>
    <w:rsid w:val="00B10F79"/>
    <w:rsid w:val="00B1342C"/>
    <w:rsid w:val="00B1731C"/>
    <w:rsid w:val="00B17DE7"/>
    <w:rsid w:val="00B26C56"/>
    <w:rsid w:val="00B30403"/>
    <w:rsid w:val="00B542E1"/>
    <w:rsid w:val="00B773CD"/>
    <w:rsid w:val="00B80B09"/>
    <w:rsid w:val="00B910CE"/>
    <w:rsid w:val="00B95EB1"/>
    <w:rsid w:val="00BA34DC"/>
    <w:rsid w:val="00BA7FC5"/>
    <w:rsid w:val="00BC3225"/>
    <w:rsid w:val="00BD393F"/>
    <w:rsid w:val="00BE72D2"/>
    <w:rsid w:val="00BF350D"/>
    <w:rsid w:val="00BF5450"/>
    <w:rsid w:val="00C01E30"/>
    <w:rsid w:val="00C24AA2"/>
    <w:rsid w:val="00C50E36"/>
    <w:rsid w:val="00C56597"/>
    <w:rsid w:val="00C64CC4"/>
    <w:rsid w:val="00C83565"/>
    <w:rsid w:val="00CA1A90"/>
    <w:rsid w:val="00CA4D36"/>
    <w:rsid w:val="00CB2031"/>
    <w:rsid w:val="00CB7F14"/>
    <w:rsid w:val="00CC4636"/>
    <w:rsid w:val="00CD3384"/>
    <w:rsid w:val="00CD418C"/>
    <w:rsid w:val="00CD493E"/>
    <w:rsid w:val="00CD4B3C"/>
    <w:rsid w:val="00CD7927"/>
    <w:rsid w:val="00CF5247"/>
    <w:rsid w:val="00CF543B"/>
    <w:rsid w:val="00D03B4E"/>
    <w:rsid w:val="00D03D3B"/>
    <w:rsid w:val="00D444A3"/>
    <w:rsid w:val="00D540F1"/>
    <w:rsid w:val="00D72D8B"/>
    <w:rsid w:val="00DA2C82"/>
    <w:rsid w:val="00DB600F"/>
    <w:rsid w:val="00DB6AB0"/>
    <w:rsid w:val="00DB78BC"/>
    <w:rsid w:val="00DF197A"/>
    <w:rsid w:val="00DF2B74"/>
    <w:rsid w:val="00E14C7B"/>
    <w:rsid w:val="00E3305C"/>
    <w:rsid w:val="00E41258"/>
    <w:rsid w:val="00E5586E"/>
    <w:rsid w:val="00E620B8"/>
    <w:rsid w:val="00E714DE"/>
    <w:rsid w:val="00E74974"/>
    <w:rsid w:val="00E92450"/>
    <w:rsid w:val="00E92BBA"/>
    <w:rsid w:val="00EA007E"/>
    <w:rsid w:val="00EB6D0F"/>
    <w:rsid w:val="00EC60F5"/>
    <w:rsid w:val="00ED6F11"/>
    <w:rsid w:val="00EE3E1B"/>
    <w:rsid w:val="00EE625B"/>
    <w:rsid w:val="00F00C9C"/>
    <w:rsid w:val="00F03841"/>
    <w:rsid w:val="00F046B0"/>
    <w:rsid w:val="00F05CD0"/>
    <w:rsid w:val="00F30872"/>
    <w:rsid w:val="00F403F3"/>
    <w:rsid w:val="00F40812"/>
    <w:rsid w:val="00F70974"/>
    <w:rsid w:val="00F7158D"/>
    <w:rsid w:val="00F7333E"/>
    <w:rsid w:val="00F87700"/>
    <w:rsid w:val="00F903A9"/>
    <w:rsid w:val="00FA02A3"/>
    <w:rsid w:val="00FA09C3"/>
    <w:rsid w:val="00FA1C70"/>
    <w:rsid w:val="00FA6090"/>
    <w:rsid w:val="00FB0344"/>
    <w:rsid w:val="00FB129B"/>
    <w:rsid w:val="00FC2478"/>
    <w:rsid w:val="00FD5808"/>
    <w:rsid w:val="00FE3B1C"/>
    <w:rsid w:val="00FE69A1"/>
    <w:rsid w:val="00FF3953"/>
    <w:rsid w:val="0EF52D95"/>
    <w:rsid w:val="13CD8047"/>
    <w:rsid w:val="157E5DF2"/>
    <w:rsid w:val="24F2D159"/>
    <w:rsid w:val="2E34754A"/>
    <w:rsid w:val="4DFDD846"/>
    <w:rsid w:val="501F0A70"/>
    <w:rsid w:val="77B1BA75"/>
    <w:rsid w:val="79BDC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4D3C9"/>
  <w15:docId w15:val="{4FF53510-BC18-4C00-A276-3699050A7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FC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D1202"/>
    <w:pPr>
      <w:ind w:left="720"/>
      <w:contextualSpacing/>
    </w:pPr>
  </w:style>
  <w:style w:type="character" w:styleId="CommentReference">
    <w:name w:val="annotation reference"/>
    <w:uiPriority w:val="99"/>
    <w:semiHidden/>
    <w:unhideWhenUsed/>
    <w:rsid w:val="00594836"/>
    <w:rPr>
      <w:sz w:val="16"/>
      <w:szCs w:val="16"/>
    </w:rPr>
  </w:style>
  <w:style w:type="paragraph" w:styleId="CommentText">
    <w:name w:val="annotation text"/>
    <w:basedOn w:val="Normal"/>
    <w:link w:val="CommentTextChar"/>
    <w:uiPriority w:val="99"/>
    <w:unhideWhenUsed/>
    <w:rsid w:val="00594836"/>
    <w:pPr>
      <w:widowControl w:val="0"/>
      <w:spacing w:after="0" w:line="240" w:lineRule="auto"/>
    </w:pPr>
    <w:rPr>
      <w:rFonts w:ascii="Courier" w:eastAsia="Times New Roman" w:hAnsi="Courier" w:cs="Times New Roman"/>
      <w:snapToGrid w:val="0"/>
      <w:sz w:val="20"/>
      <w:szCs w:val="20"/>
    </w:rPr>
  </w:style>
  <w:style w:type="character" w:customStyle="1" w:styleId="CommentTextChar">
    <w:name w:val="Comment Text Char"/>
    <w:basedOn w:val="DefaultParagraphFont"/>
    <w:link w:val="CommentText"/>
    <w:uiPriority w:val="99"/>
    <w:rsid w:val="00594836"/>
    <w:rPr>
      <w:rFonts w:ascii="Courier" w:eastAsia="Times New Roman" w:hAnsi="Courier" w:cs="Times New Roman"/>
      <w:snapToGrid w:val="0"/>
      <w:sz w:val="20"/>
      <w:szCs w:val="20"/>
    </w:rPr>
  </w:style>
  <w:style w:type="paragraph" w:styleId="Header">
    <w:name w:val="header"/>
    <w:basedOn w:val="Normal"/>
    <w:link w:val="HeaderChar"/>
    <w:uiPriority w:val="99"/>
    <w:unhideWhenUsed/>
    <w:rsid w:val="005D7B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B35"/>
  </w:style>
  <w:style w:type="paragraph" w:styleId="Footer">
    <w:name w:val="footer"/>
    <w:basedOn w:val="Normal"/>
    <w:link w:val="FooterChar"/>
    <w:uiPriority w:val="99"/>
    <w:unhideWhenUsed/>
    <w:rsid w:val="005D7B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B35"/>
  </w:style>
  <w:style w:type="table" w:styleId="TableGrid">
    <w:name w:val="Table Grid"/>
    <w:basedOn w:val="TableNormal"/>
    <w:uiPriority w:val="39"/>
    <w:rsid w:val="00CF2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931B3F"/>
    <w:pPr>
      <w:widowControl/>
      <w:spacing w:after="160"/>
    </w:pPr>
    <w:rPr>
      <w:rFonts w:asciiTheme="minorHAnsi" w:eastAsiaTheme="minorHAnsi" w:hAnsiTheme="minorHAnsi" w:cstheme="minorBidi"/>
      <w:b/>
      <w:bCs/>
      <w:snapToGrid/>
    </w:rPr>
  </w:style>
  <w:style w:type="character" w:customStyle="1" w:styleId="CommentSubjectChar">
    <w:name w:val="Comment Subject Char"/>
    <w:basedOn w:val="CommentTextChar"/>
    <w:link w:val="CommentSubject"/>
    <w:uiPriority w:val="99"/>
    <w:semiHidden/>
    <w:rsid w:val="00931B3F"/>
    <w:rPr>
      <w:rFonts w:ascii="Courier" w:eastAsia="Times New Roman" w:hAnsi="Courier" w:cs="Times New Roman"/>
      <w:b/>
      <w:bCs/>
      <w:snapToGrid/>
      <w:sz w:val="20"/>
      <w:szCs w:val="20"/>
    </w:rPr>
  </w:style>
  <w:style w:type="paragraph" w:styleId="BalloonText">
    <w:name w:val="Balloon Text"/>
    <w:basedOn w:val="Normal"/>
    <w:link w:val="BalloonTextChar"/>
    <w:uiPriority w:val="99"/>
    <w:semiHidden/>
    <w:unhideWhenUsed/>
    <w:rsid w:val="00931B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1B3F"/>
    <w:rPr>
      <w:rFonts w:ascii="Segoe UI" w:hAnsi="Segoe UI" w:cs="Segoe UI"/>
      <w:sz w:val="18"/>
      <w:szCs w:val="18"/>
    </w:rPr>
  </w:style>
  <w:style w:type="character" w:styleId="Hyperlink">
    <w:name w:val="Hyperlink"/>
    <w:basedOn w:val="DefaultParagraphFont"/>
    <w:uiPriority w:val="99"/>
    <w:unhideWhenUsed/>
    <w:rsid w:val="00B3404B"/>
    <w:rPr>
      <w:color w:val="0563C1" w:themeColor="hyperlink"/>
      <w:u w:val="single"/>
    </w:rPr>
  </w:style>
  <w:style w:type="character" w:styleId="UnresolvedMention">
    <w:name w:val="Unresolved Mention"/>
    <w:basedOn w:val="DefaultParagraphFont"/>
    <w:uiPriority w:val="99"/>
    <w:rsid w:val="00B3404B"/>
    <w:rPr>
      <w:color w:val="605E5C"/>
      <w:shd w:val="clear" w:color="auto" w:fill="E1DFDD"/>
    </w:rPr>
  </w:style>
  <w:style w:type="paragraph" w:styleId="NormalWeb">
    <w:name w:val="Normal (Web)"/>
    <w:basedOn w:val="Normal"/>
    <w:uiPriority w:val="99"/>
    <w:semiHidden/>
    <w:unhideWhenUsed/>
    <w:rsid w:val="00695474"/>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paragraph" w:styleId="Revision">
    <w:name w:val="Revision"/>
    <w:hidden/>
    <w:uiPriority w:val="99"/>
    <w:semiHidden/>
    <w:rsid w:val="00FB129B"/>
    <w:pPr>
      <w:spacing w:after="0" w:line="240" w:lineRule="auto"/>
    </w:pPr>
  </w:style>
  <w:style w:type="paragraph" w:customStyle="1" w:styleId="Heading">
    <w:name w:val="Heading"/>
    <w:next w:val="Body"/>
    <w:rsid w:val="00FA09C3"/>
    <w:pPr>
      <w:keepNext/>
      <w:pBdr>
        <w:top w:val="nil"/>
        <w:left w:val="nil"/>
        <w:bottom w:val="nil"/>
        <w:right w:val="nil"/>
        <w:between w:val="nil"/>
        <w:bar w:val="nil"/>
      </w:pBdr>
      <w:spacing w:before="360" w:after="0" w:line="240" w:lineRule="auto"/>
      <w:outlineLvl w:val="0"/>
    </w:pPr>
    <w:rPr>
      <w:rFonts w:ascii="Helvetica Neue" w:eastAsia="Arial Unicode MS" w:hAnsi="Helvetica Neue" w:cs="Arial Unicode MS"/>
      <w:b/>
      <w:bCs/>
      <w:color w:val="000000"/>
      <w:sz w:val="36"/>
      <w:szCs w:val="36"/>
      <w:bdr w:val="nil"/>
      <w:lang w:val="en-US"/>
      <w14:textOutline w14:w="0" w14:cap="flat" w14:cmpd="sng" w14:algn="ctr">
        <w14:noFill/>
        <w14:prstDash w14:val="solid"/>
        <w14:bevel/>
      </w14:textOutline>
    </w:rPr>
  </w:style>
  <w:style w:type="paragraph" w:customStyle="1" w:styleId="Body">
    <w:name w:val="Body"/>
    <w:rsid w:val="00FA09C3"/>
    <w:pPr>
      <w:pBdr>
        <w:top w:val="nil"/>
        <w:left w:val="nil"/>
        <w:bottom w:val="nil"/>
        <w:right w:val="nil"/>
        <w:between w:val="nil"/>
        <w:bar w:val="nil"/>
      </w:pBdr>
      <w:spacing w:before="120" w:after="0" w:line="240" w:lineRule="auto"/>
    </w:pPr>
    <w:rPr>
      <w:rFonts w:ascii="Helvetica Neue" w:eastAsia="Arial Unicode MS" w:hAnsi="Helvetica Neue" w:cs="Arial Unicode MS"/>
      <w:color w:val="000000"/>
      <w:bdr w:val="nil"/>
      <w:lang w:val="en-US"/>
      <w14:textOutline w14:w="0" w14:cap="flat" w14:cmpd="sng" w14:algn="ctr">
        <w14:noFill/>
        <w14:prstDash w14:val="solid"/>
        <w14:bevel/>
      </w14:textOutline>
    </w:rPr>
  </w:style>
  <w:style w:type="character" w:styleId="Mention">
    <w:name w:val="Mention"/>
    <w:basedOn w:val="DefaultParagraphFont"/>
    <w:uiPriority w:val="99"/>
    <w:unhideWhenUsed/>
    <w:rsid w:val="00CD4B3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9" ma:contentTypeDescription="Create a new document." ma:contentTypeScope="" ma:versionID="185a819d8b29fb1c5c69deeb9ddc6f6b">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3b7aed2052f969993216002cb5cd1016"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KBQLv7TvjW9J160dHZMJp5NLpfQ==">AMUW2mXHuXbVN43lXBJD+OFH9jfQMA6MYPf1YVBT2JPbq5HKtqWZIOTQ0T2+yi8PXNPjIrMQwA+LqoZ+mceQy/5r5uGvP9PuQSf1kUsICCmkr7Fiw4yroOU=</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5B40F3F7-66A1-4956-907D-B060F6FC4D21}">
  <ds:schemaRefs>
    <ds:schemaRef ds:uri="http://schemas.microsoft.com/sharepoint/v3/contenttype/forms"/>
  </ds:schemaRefs>
</ds:datastoreItem>
</file>

<file path=customXml/itemProps2.xml><?xml version="1.0" encoding="utf-8"?>
<ds:datastoreItem xmlns:ds="http://schemas.openxmlformats.org/officeDocument/2006/customXml" ds:itemID="{99A98A09-89A0-40EA-8984-AA9E5162A6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c2ad31-6081-47b0-9a1c-493171cf57bb"/>
    <ds:schemaRef ds:uri="f804db37-045c-4be0-9a8e-7e159ca899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0465C03-0C51-495B-A860-AB050B1692CD}">
  <ds:schemaRefs>
    <ds:schemaRef ds:uri="http://schemas.microsoft.com/office/2006/metadata/properties"/>
    <ds:schemaRef ds:uri="http://schemas.microsoft.com/office/infopath/2007/PartnerControls"/>
    <ds:schemaRef ds:uri="45c2ad31-6081-47b0-9a1c-493171cf57bb"/>
    <ds:schemaRef ds:uri="f804db37-045c-4be0-9a8e-7e159ca899d9"/>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2226</Words>
  <Characters>11934</Characters>
  <Application>Microsoft Office Word</Application>
  <DocSecurity>0</DocSecurity>
  <Lines>322</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Price</dc:creator>
  <cp:lastModifiedBy>Matt Masteller</cp:lastModifiedBy>
  <cp:revision>3</cp:revision>
  <cp:lastPrinted>2025-11-04T11:49:00Z</cp:lastPrinted>
  <dcterms:created xsi:type="dcterms:W3CDTF">2025-12-23T16:27:00Z</dcterms:created>
  <dcterms:modified xsi:type="dcterms:W3CDTF">2026-02-12T17:23:00Z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y fmtid="{D5CDD505-2E9C-101B-9397-08002B2CF9AE}" pid="3" name="MediaServiceImageTags">
    <vt:lpwstr/>
  </property>
</Properties>
</file>